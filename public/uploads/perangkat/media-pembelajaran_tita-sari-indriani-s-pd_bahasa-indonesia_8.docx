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510D4" w:rsidRPr="00E510D4" w:rsidRDefault="00E510D4" w:rsidP="00E510D4">
      <w:pPr>
        <w:shd w:val="clear" w:color="auto" w:fill="FFFFFF"/>
        <w:spacing w:after="150" w:line="240" w:lineRule="auto"/>
        <w:jc w:val="both"/>
        <w:outlineLvl w:val="0"/>
        <w:rPr>
          <w:rFonts w:ascii="gotham" w:eastAsia="Times New Roman" w:hAnsi="gotham" w:cs="Times New Roman"/>
          <w:b/>
          <w:bCs/>
          <w:color w:val="000000"/>
          <w:kern w:val="36"/>
          <w:sz w:val="41"/>
          <w:szCs w:val="40"/>
        </w:rPr>
      </w:pPr>
      <w:r w:rsidRPr="00E510D4">
        <w:rPr>
          <w:rFonts w:ascii="gotham" w:eastAsia="Times New Roman" w:hAnsi="gotham" w:cs="Times New Roman"/>
          <w:b/>
          <w:bCs/>
          <w:color w:val="000000"/>
          <w:kern w:val="36"/>
          <w:sz w:val="41"/>
          <w:szCs w:val="40"/>
        </w:rPr>
        <w:t>Vaksin Covid-19 Ditemukan, Bos WHO: Pandemi Masih Lama</w:t>
      </w:r>
    </w:p>
    <w:p w:rsidR="00E510D4" w:rsidRPr="00E510D4" w:rsidRDefault="00E510D4" w:rsidP="00E510D4">
      <w:pPr>
        <w:shd w:val="clear" w:color="auto" w:fill="FFFFFF"/>
        <w:spacing w:after="300" w:line="240" w:lineRule="auto"/>
        <w:jc w:val="both"/>
        <w:rPr>
          <w:ins w:id="0" w:author="Unknown"/>
          <w:rFonts w:ascii="Arial" w:eastAsia="Times New Roman" w:hAnsi="Arial" w:cs="Arial"/>
          <w:color w:val="000000"/>
          <w:sz w:val="24"/>
          <w:szCs w:val="24"/>
        </w:rPr>
      </w:pPr>
      <w:r w:rsidRPr="00E510D4">
        <w:rPr>
          <w:rFonts w:ascii="Arial" w:eastAsia="Times New Roman" w:hAnsi="Arial" w:cs="Arial"/>
          <w:b/>
          <w:bCs/>
          <w:color w:val="000000"/>
          <w:sz w:val="24"/>
          <w:szCs w:val="24"/>
        </w:rPr>
        <w:t>Jakarta, CNBC Indonesia</w:t>
      </w:r>
      <w:r w:rsidRPr="00E510D4">
        <w:rPr>
          <w:rFonts w:ascii="Arial" w:eastAsia="Times New Roman" w:hAnsi="Arial" w:cs="Arial"/>
          <w:color w:val="000000"/>
          <w:sz w:val="24"/>
          <w:szCs w:val="24"/>
        </w:rPr>
        <w:t> - </w:t>
      </w:r>
      <w:hyperlink r:id="rId5" w:history="1">
        <w:r w:rsidRPr="00E510D4">
          <w:rPr>
            <w:rFonts w:ascii="gotham" w:eastAsia="Times New Roman" w:hAnsi="gotham" w:cs="Arial"/>
            <w:sz w:val="24"/>
            <w:szCs w:val="24"/>
          </w:rPr>
          <w:t>World Health Organization</w:t>
        </w:r>
      </w:hyperlink>
      <w:r w:rsidRPr="00E510D4">
        <w:rPr>
          <w:rFonts w:ascii="Arial" w:eastAsia="Times New Roman" w:hAnsi="Arial" w:cs="Arial"/>
          <w:color w:val="000000"/>
          <w:sz w:val="24"/>
          <w:szCs w:val="24"/>
        </w:rPr>
        <w:t xml:space="preserve"> (WHO) mengaku prihatin </w:t>
      </w:r>
      <w:proofErr w:type="gramStart"/>
      <w:r w:rsidRPr="00E510D4">
        <w:rPr>
          <w:rFonts w:ascii="Arial" w:eastAsia="Times New Roman" w:hAnsi="Arial" w:cs="Arial"/>
          <w:color w:val="000000"/>
          <w:sz w:val="24"/>
          <w:szCs w:val="24"/>
        </w:rPr>
        <w:t>akan</w:t>
      </w:r>
      <w:proofErr w:type="gramEnd"/>
      <w:r w:rsidRPr="00E510D4">
        <w:rPr>
          <w:rFonts w:ascii="Arial" w:eastAsia="Times New Roman" w:hAnsi="Arial" w:cs="Arial"/>
          <w:color w:val="000000"/>
          <w:sz w:val="24"/>
          <w:szCs w:val="24"/>
        </w:rPr>
        <w:t xml:space="preserve"> munculkan persepsi di masyarakat bahwa pandemi telah berakhir karena vaksin Covid-19 ditemukan. </w:t>
      </w:r>
      <w:proofErr w:type="gramStart"/>
      <w:r w:rsidRPr="00E510D4">
        <w:rPr>
          <w:rFonts w:ascii="Arial" w:eastAsia="Times New Roman" w:hAnsi="Arial" w:cs="Arial"/>
          <w:color w:val="000000"/>
          <w:sz w:val="24"/>
          <w:szCs w:val="24"/>
        </w:rPr>
        <w:t>Padahal pandemi masih bakal berlangsung lama.</w:t>
      </w:r>
      <w:proofErr w:type="gramEnd"/>
    </w:p>
    <w:p w:rsidR="00E510D4" w:rsidRPr="00E510D4" w:rsidRDefault="00E510D4" w:rsidP="00E510D4">
      <w:pPr>
        <w:shd w:val="clear" w:color="auto" w:fill="FFFFFF"/>
        <w:spacing w:before="240" w:after="300" w:line="240" w:lineRule="auto"/>
        <w:jc w:val="both"/>
        <w:rPr>
          <w:rFonts w:ascii="Arial" w:eastAsia="Times New Roman" w:hAnsi="Arial" w:cs="Arial"/>
          <w:color w:val="000000"/>
          <w:sz w:val="24"/>
          <w:szCs w:val="24"/>
        </w:rPr>
      </w:pPr>
      <w:proofErr w:type="gramStart"/>
      <w:r w:rsidRPr="00E510D4">
        <w:rPr>
          <w:rFonts w:ascii="Arial" w:eastAsia="Times New Roman" w:hAnsi="Arial" w:cs="Arial"/>
          <w:color w:val="000000"/>
          <w:sz w:val="24"/>
          <w:szCs w:val="24"/>
        </w:rPr>
        <w:t>Direktur Jenderal WHO Tedros Adhanom Ghebreyesus mengatakan kemajuan dalam vaksin "memberi kita semua harapan dan melihat ujung dari penyelesaian masalah pandemi ini.</w:t>
      </w:r>
      <w:proofErr w:type="gramEnd"/>
      <w:r w:rsidRPr="00E510D4">
        <w:rPr>
          <w:rFonts w:ascii="Arial" w:eastAsia="Times New Roman" w:hAnsi="Arial" w:cs="Arial"/>
          <w:color w:val="000000"/>
          <w:sz w:val="24"/>
          <w:szCs w:val="24"/>
        </w:rPr>
        <w:t xml:space="preserve"> </w:t>
      </w:r>
      <w:proofErr w:type="gramStart"/>
      <w:r w:rsidRPr="00E510D4">
        <w:rPr>
          <w:rFonts w:ascii="Arial" w:eastAsia="Times New Roman" w:hAnsi="Arial" w:cs="Arial"/>
          <w:color w:val="000000"/>
          <w:sz w:val="24"/>
          <w:szCs w:val="24"/>
        </w:rPr>
        <w:t>Namun ini bukan berarti pandemi telah berakhir.</w:t>
      </w:r>
      <w:proofErr w:type="gramEnd"/>
      <w:r w:rsidRPr="00E510D4">
        <w:rPr>
          <w:rFonts w:ascii="Arial" w:eastAsia="Times New Roman" w:hAnsi="Arial" w:cs="Arial"/>
          <w:color w:val="000000"/>
          <w:sz w:val="24"/>
          <w:szCs w:val="24"/>
        </w:rPr>
        <w:t xml:space="preserve"> </w:t>
      </w:r>
      <w:proofErr w:type="gramStart"/>
      <w:r w:rsidRPr="00E510D4">
        <w:rPr>
          <w:rFonts w:ascii="Arial" w:eastAsia="Times New Roman" w:hAnsi="Arial" w:cs="Arial"/>
          <w:color w:val="000000"/>
          <w:sz w:val="24"/>
          <w:szCs w:val="24"/>
        </w:rPr>
        <w:t>Sebab nyatanya banyak negara masih bergelut dengan tingginya penularan virus yang memberikan tekanan kepada rumah sakit hingga petugas medis.</w:t>
      </w:r>
      <w:proofErr w:type="gramEnd"/>
    </w:p>
    <w:p w:rsidR="00C727D0" w:rsidRPr="00E510D4" w:rsidRDefault="00E510D4" w:rsidP="00E510D4">
      <w:pPr>
        <w:jc w:val="both"/>
        <w:rPr>
          <w:rFonts w:ascii="Arial" w:hAnsi="Arial" w:cs="Arial"/>
          <w:color w:val="000000"/>
          <w:sz w:val="24"/>
          <w:szCs w:val="24"/>
          <w:shd w:val="clear" w:color="auto" w:fill="FFFFFF"/>
        </w:rPr>
      </w:pPr>
      <w:proofErr w:type="gramStart"/>
      <w:r w:rsidRPr="00E510D4">
        <w:rPr>
          <w:rFonts w:ascii="Arial" w:hAnsi="Arial" w:cs="Arial"/>
          <w:color w:val="000000"/>
          <w:sz w:val="24"/>
          <w:szCs w:val="24"/>
          <w:shd w:val="clear" w:color="auto" w:fill="FFFFFF"/>
        </w:rPr>
        <w:t>"Jalan pandemi masih panjang dan keputusan yang dibuat oleh para pemimpin dan warga dalam beberapa hari mendatang akan menentukan perjalanan virus dalam jangka pendek dan kapan pandemi ini pada akhirnya akan berakhir," ujar Tedros seperti dikutip dari AFP, Sabtu (5/12/2020).</w:t>
      </w:r>
      <w:proofErr w:type="gramEnd"/>
    </w:p>
    <w:p w:rsidR="00E510D4" w:rsidRDefault="00E510D4" w:rsidP="00E510D4">
      <w:pPr>
        <w:jc w:val="both"/>
        <w:rPr>
          <w:rFonts w:ascii="Arial" w:hAnsi="Arial" w:cs="Arial"/>
          <w:color w:val="000000"/>
          <w:sz w:val="24"/>
          <w:szCs w:val="24"/>
          <w:shd w:val="clear" w:color="auto" w:fill="FFFFFF"/>
        </w:rPr>
      </w:pPr>
      <w:proofErr w:type="gramStart"/>
      <w:r w:rsidRPr="00E510D4">
        <w:rPr>
          <w:rFonts w:ascii="Arial" w:hAnsi="Arial" w:cs="Arial"/>
          <w:color w:val="000000"/>
          <w:sz w:val="24"/>
          <w:szCs w:val="24"/>
          <w:shd w:val="clear" w:color="auto" w:fill="FFFFFF"/>
        </w:rPr>
        <w:t>"Jalan pandemi masih panjang dan keputusan yang dibuat oleh para pemimpin dan warga dalam beberapa hari mendatang akan menentukan perjalanan virus dalam jangka pendek dan kapan pandemi ini pada akhirnya akan berakhir," ujar Tedros seperti dikutip dari AFP, Sabtu (5/12/2020).</w:t>
      </w:r>
      <w:proofErr w:type="gramEnd"/>
    </w:p>
    <w:p w:rsidR="00E510D4" w:rsidRPr="00E510D4" w:rsidRDefault="00E510D4" w:rsidP="00427CAB">
      <w:pPr>
        <w:pStyle w:val="Heading1"/>
        <w:shd w:val="clear" w:color="auto" w:fill="FFFFFF"/>
        <w:spacing w:before="0" w:beforeAutospacing="0" w:after="150" w:afterAutospacing="0"/>
        <w:jc w:val="both"/>
        <w:rPr>
          <w:rFonts w:ascii="gotham" w:hAnsi="gotham"/>
          <w:color w:val="000000"/>
          <w:sz w:val="40"/>
          <w:szCs w:val="40"/>
        </w:rPr>
      </w:pPr>
      <w:r w:rsidRPr="00E510D4">
        <w:rPr>
          <w:rFonts w:ascii="gotham" w:hAnsi="gotham"/>
          <w:color w:val="000000"/>
          <w:sz w:val="40"/>
          <w:szCs w:val="40"/>
        </w:rPr>
        <w:lastRenderedPageBreak/>
        <w:t>Vaksin Corona Ditemukan, WHO: Tak Berarti Nol Covid-19</w:t>
      </w:r>
    </w:p>
    <w:p w:rsidR="00E510D4" w:rsidRPr="00E510D4" w:rsidRDefault="00E510D4" w:rsidP="00427CAB">
      <w:pPr>
        <w:shd w:val="clear" w:color="auto" w:fill="FFFFFF"/>
        <w:spacing w:after="300" w:line="240" w:lineRule="auto"/>
        <w:jc w:val="both"/>
        <w:rPr>
          <w:rFonts w:ascii="Arial" w:eastAsia="Times New Roman" w:hAnsi="Arial" w:cs="Arial"/>
          <w:color w:val="000000"/>
          <w:sz w:val="24"/>
          <w:szCs w:val="24"/>
        </w:rPr>
      </w:pPr>
      <w:r w:rsidRPr="00427CAB">
        <w:rPr>
          <w:rFonts w:ascii="Arial" w:eastAsia="Times New Roman" w:hAnsi="Arial" w:cs="Arial"/>
          <w:b/>
          <w:bCs/>
          <w:color w:val="000000"/>
          <w:sz w:val="24"/>
          <w:szCs w:val="24"/>
        </w:rPr>
        <w:t>Jakarta, CNBC Indonesia</w:t>
      </w:r>
      <w:r w:rsidRPr="00427CAB">
        <w:rPr>
          <w:rFonts w:ascii="Arial" w:eastAsia="Times New Roman" w:hAnsi="Arial" w:cs="Arial"/>
          <w:color w:val="000000"/>
          <w:sz w:val="24"/>
          <w:szCs w:val="24"/>
        </w:rPr>
        <w:t> </w:t>
      </w:r>
      <w:r w:rsidR="00427CAB" w:rsidRPr="00427CAB">
        <w:rPr>
          <w:rFonts w:ascii="Arial" w:eastAsia="Times New Roman" w:hAnsi="Arial" w:cs="Arial"/>
          <w:color w:val="000000"/>
          <w:sz w:val="24"/>
          <w:szCs w:val="24"/>
        </w:rPr>
        <w:t>–</w:t>
      </w:r>
      <w:r w:rsidRPr="00427CAB">
        <w:rPr>
          <w:rFonts w:ascii="Arial" w:eastAsia="Times New Roman" w:hAnsi="Arial" w:cs="Arial"/>
          <w:color w:val="000000"/>
          <w:sz w:val="24"/>
          <w:szCs w:val="24"/>
        </w:rPr>
        <w:t xml:space="preserve"> Penemuan</w:t>
      </w:r>
      <w:r w:rsidR="00427CAB" w:rsidRPr="00427CAB">
        <w:rPr>
          <w:rFonts w:ascii="Arial" w:eastAsia="Times New Roman" w:hAnsi="Arial" w:cs="Arial"/>
          <w:color w:val="000000"/>
          <w:sz w:val="24"/>
          <w:szCs w:val="24"/>
        </w:rPr>
        <w:t xml:space="preserve"> </w:t>
      </w:r>
      <w:r w:rsidRPr="00E510D4">
        <w:rPr>
          <w:rFonts w:ascii="Arial" w:eastAsia="Times New Roman" w:hAnsi="Arial" w:cs="Arial"/>
          <w:color w:val="000000"/>
          <w:sz w:val="24"/>
          <w:szCs w:val="24"/>
        </w:rPr>
        <w:t>dan</w:t>
      </w:r>
      <w:r w:rsidR="00427CAB" w:rsidRPr="00427CAB">
        <w:rPr>
          <w:rFonts w:ascii="Arial" w:eastAsia="Times New Roman" w:hAnsi="Arial" w:cs="Arial"/>
          <w:color w:val="000000"/>
          <w:sz w:val="24"/>
          <w:szCs w:val="24"/>
        </w:rPr>
        <w:t xml:space="preserve"> pendistribusian vaksin untuk melawan pandemi Covid-19 tidak</w:t>
      </w:r>
      <w:r w:rsidRPr="00E510D4">
        <w:rPr>
          <w:rFonts w:ascii="Arial" w:eastAsia="Times New Roman" w:hAnsi="Arial" w:cs="Arial"/>
          <w:color w:val="000000"/>
          <w:sz w:val="24"/>
          <w:szCs w:val="24"/>
        </w:rPr>
        <w:t xml:space="preserve"> </w:t>
      </w:r>
      <w:proofErr w:type="gramStart"/>
      <w:r w:rsidRPr="00E510D4">
        <w:rPr>
          <w:rFonts w:ascii="Arial" w:eastAsia="Times New Roman" w:hAnsi="Arial" w:cs="Arial"/>
          <w:color w:val="000000"/>
          <w:sz w:val="24"/>
          <w:szCs w:val="24"/>
        </w:rPr>
        <w:t>a</w:t>
      </w:r>
      <w:bookmarkStart w:id="1" w:name="_GoBack"/>
      <w:bookmarkEnd w:id="1"/>
      <w:r w:rsidRPr="00E510D4">
        <w:rPr>
          <w:rFonts w:ascii="Arial" w:eastAsia="Times New Roman" w:hAnsi="Arial" w:cs="Arial"/>
          <w:color w:val="000000"/>
          <w:sz w:val="24"/>
          <w:szCs w:val="24"/>
        </w:rPr>
        <w:t>kan</w:t>
      </w:r>
      <w:proofErr w:type="gramEnd"/>
      <w:r w:rsidRPr="00E510D4">
        <w:rPr>
          <w:rFonts w:ascii="Arial" w:eastAsia="Times New Roman" w:hAnsi="Arial" w:cs="Arial"/>
          <w:color w:val="000000"/>
          <w:sz w:val="24"/>
          <w:szCs w:val="24"/>
        </w:rPr>
        <w:t xml:space="preserve"> dengan sendirinya menghilangkan virus corona yang mematikan. </w:t>
      </w:r>
      <w:proofErr w:type="gramStart"/>
      <w:r w:rsidRPr="00E510D4">
        <w:rPr>
          <w:rFonts w:ascii="Arial" w:eastAsia="Times New Roman" w:hAnsi="Arial" w:cs="Arial"/>
          <w:color w:val="000000"/>
          <w:sz w:val="24"/>
          <w:szCs w:val="24"/>
        </w:rPr>
        <w:t>Hal ini diungkapkan </w:t>
      </w:r>
      <w:hyperlink r:id="rId6" w:history="1">
        <w:r w:rsidR="00427CAB" w:rsidRPr="00427CAB">
          <w:rPr>
            <w:rFonts w:ascii="gotham" w:eastAsia="Times New Roman" w:hAnsi="gotham" w:cs="Arial"/>
            <w:sz w:val="24"/>
            <w:szCs w:val="24"/>
          </w:rPr>
          <w:t>World</w:t>
        </w:r>
        <w:r w:rsidR="00427CAB">
          <w:rPr>
            <w:rFonts w:ascii="gotham" w:eastAsia="Times New Roman" w:hAnsi="gotham" w:cs="Arial"/>
            <w:sz w:val="24"/>
            <w:szCs w:val="24"/>
          </w:rPr>
          <w:t xml:space="preserve"> </w:t>
        </w:r>
        <w:r w:rsidRPr="00427CAB">
          <w:rPr>
            <w:rFonts w:ascii="gotham" w:eastAsia="Times New Roman" w:hAnsi="gotham" w:cs="Arial"/>
            <w:sz w:val="24"/>
            <w:szCs w:val="24"/>
          </w:rPr>
          <w:t>Health Organization</w:t>
        </w:r>
      </w:hyperlink>
      <w:r w:rsidRPr="00E510D4">
        <w:rPr>
          <w:rFonts w:ascii="Arial" w:eastAsia="Times New Roman" w:hAnsi="Arial" w:cs="Arial"/>
          <w:sz w:val="24"/>
          <w:szCs w:val="24"/>
        </w:rPr>
        <w:t> </w:t>
      </w:r>
      <w:r w:rsidRPr="00E510D4">
        <w:rPr>
          <w:rFonts w:ascii="Arial" w:eastAsia="Times New Roman" w:hAnsi="Arial" w:cs="Arial"/>
          <w:color w:val="000000"/>
          <w:sz w:val="24"/>
          <w:szCs w:val="24"/>
        </w:rPr>
        <w:t>(WHO) dalam konferensi pers virtual pada hari Jumat (4/12/2020).</w:t>
      </w:r>
      <w:proofErr w:type="gramEnd"/>
    </w:p>
    <w:p w:rsidR="00E510D4" w:rsidRPr="00E510D4" w:rsidRDefault="00E510D4" w:rsidP="00427CAB">
      <w:pPr>
        <w:shd w:val="clear" w:color="auto" w:fill="FFFFFF"/>
        <w:spacing w:before="240" w:after="300" w:line="240" w:lineRule="auto"/>
        <w:jc w:val="both"/>
        <w:rPr>
          <w:rFonts w:ascii="Arial" w:eastAsia="Times New Roman" w:hAnsi="Arial" w:cs="Arial"/>
          <w:color w:val="000000"/>
          <w:sz w:val="24"/>
          <w:szCs w:val="24"/>
        </w:rPr>
      </w:pPr>
      <w:proofErr w:type="gramStart"/>
      <w:r w:rsidRPr="00E510D4">
        <w:rPr>
          <w:rFonts w:ascii="Arial" w:eastAsia="Times New Roman" w:hAnsi="Arial" w:cs="Arial"/>
          <w:color w:val="000000"/>
          <w:sz w:val="24"/>
          <w:szCs w:val="24"/>
        </w:rPr>
        <w:t>Oleh sebab itu, WHO mengingatkan agar masyarakat tidak berpuas diri pemberitaan vaksin dan mengembangkan keyakinan keliru soal vaksin sudah dekat maka krisis sudah berakhir.</w:t>
      </w:r>
      <w:proofErr w:type="gramEnd"/>
    </w:p>
    <w:p w:rsidR="00E510D4" w:rsidRPr="00427CAB" w:rsidRDefault="00E510D4" w:rsidP="00427CAB">
      <w:pPr>
        <w:jc w:val="both"/>
        <w:rPr>
          <w:rFonts w:ascii="Arial" w:hAnsi="Arial" w:cs="Arial"/>
          <w:color w:val="000000"/>
          <w:sz w:val="24"/>
          <w:szCs w:val="24"/>
          <w:shd w:val="clear" w:color="auto" w:fill="FFFFFF"/>
        </w:rPr>
      </w:pPr>
      <w:proofErr w:type="gramStart"/>
      <w:r w:rsidRPr="00427CAB">
        <w:rPr>
          <w:rFonts w:ascii="Arial" w:hAnsi="Arial" w:cs="Arial"/>
          <w:color w:val="000000"/>
          <w:sz w:val="24"/>
          <w:szCs w:val="24"/>
          <w:shd w:val="clear" w:color="auto" w:fill="FFFFFF"/>
        </w:rPr>
        <w:t>"Vaksin tidak sama dengan nol Covid," kata direktur kedaruratan WHO Michael Ryan, seperti dikutip dari AFP.</w:t>
      </w:r>
      <w:proofErr w:type="gramEnd"/>
      <w:r w:rsidRPr="00427CAB">
        <w:rPr>
          <w:rFonts w:ascii="Arial" w:hAnsi="Arial" w:cs="Arial"/>
          <w:color w:val="000000"/>
          <w:sz w:val="24"/>
          <w:szCs w:val="24"/>
          <w:shd w:val="clear" w:color="auto" w:fill="FFFFFF"/>
        </w:rPr>
        <w:t xml:space="preserve"> </w:t>
      </w:r>
      <w:proofErr w:type="gramStart"/>
      <w:r w:rsidRPr="00427CAB">
        <w:rPr>
          <w:rFonts w:ascii="Arial" w:hAnsi="Arial" w:cs="Arial"/>
          <w:color w:val="000000"/>
          <w:sz w:val="24"/>
          <w:szCs w:val="24"/>
          <w:shd w:val="clear" w:color="auto" w:fill="FFFFFF"/>
        </w:rPr>
        <w:t>"Vaksin dan vaksinasi akan menambah alat utama, dan alat kuat dalam peralatan yang kita miliki.</w:t>
      </w:r>
      <w:proofErr w:type="gramEnd"/>
      <w:r w:rsidRPr="00427CAB">
        <w:rPr>
          <w:rFonts w:ascii="Arial" w:hAnsi="Arial" w:cs="Arial"/>
          <w:color w:val="000000"/>
          <w:sz w:val="24"/>
          <w:szCs w:val="24"/>
          <w:shd w:val="clear" w:color="auto" w:fill="FFFFFF"/>
        </w:rPr>
        <w:t xml:space="preserve"> </w:t>
      </w:r>
      <w:proofErr w:type="gramStart"/>
      <w:r w:rsidRPr="00427CAB">
        <w:rPr>
          <w:rFonts w:ascii="Arial" w:hAnsi="Arial" w:cs="Arial"/>
          <w:color w:val="000000"/>
          <w:sz w:val="24"/>
          <w:szCs w:val="24"/>
          <w:shd w:val="clear" w:color="auto" w:fill="FFFFFF"/>
        </w:rPr>
        <w:t>Tapi mereka tidak akan melakukan pekerjaan itu dengan sendiri."</w:t>
      </w:r>
      <w:proofErr w:type="gramEnd"/>
    </w:p>
    <w:p w:rsidR="00E510D4" w:rsidRPr="00E510D4" w:rsidRDefault="00E510D4" w:rsidP="00427CAB">
      <w:pPr>
        <w:shd w:val="clear" w:color="auto" w:fill="FFFFFF"/>
        <w:spacing w:after="300" w:line="240" w:lineRule="auto"/>
        <w:jc w:val="both"/>
        <w:rPr>
          <w:rFonts w:ascii="Arial" w:eastAsia="Times New Roman" w:hAnsi="Arial" w:cs="Arial"/>
          <w:color w:val="000000"/>
          <w:sz w:val="24"/>
          <w:szCs w:val="24"/>
        </w:rPr>
      </w:pPr>
      <w:proofErr w:type="gramStart"/>
      <w:r w:rsidRPr="00E510D4">
        <w:rPr>
          <w:rFonts w:ascii="Arial" w:eastAsia="Times New Roman" w:hAnsi="Arial" w:cs="Arial"/>
          <w:color w:val="000000"/>
          <w:sz w:val="24"/>
          <w:szCs w:val="24"/>
        </w:rPr>
        <w:t>Direktur Jenderal WHO Tedros Adhanom Ghebreyesus mengatakan kemajuan dalam vaksin "memberi harapan pada semua umat manusia akan penyelesaian pandemi".</w:t>
      </w:r>
      <w:proofErr w:type="gramEnd"/>
      <w:r w:rsidRPr="00E510D4">
        <w:rPr>
          <w:rFonts w:ascii="Arial" w:eastAsia="Times New Roman" w:hAnsi="Arial" w:cs="Arial"/>
          <w:color w:val="000000"/>
          <w:sz w:val="24"/>
          <w:szCs w:val="24"/>
        </w:rPr>
        <w:t xml:space="preserve"> Namun </w:t>
      </w:r>
      <w:proofErr w:type="gramStart"/>
      <w:r w:rsidRPr="00E510D4">
        <w:rPr>
          <w:rFonts w:ascii="Arial" w:eastAsia="Times New Roman" w:hAnsi="Arial" w:cs="Arial"/>
          <w:color w:val="000000"/>
          <w:sz w:val="24"/>
          <w:szCs w:val="24"/>
        </w:rPr>
        <w:t>ia</w:t>
      </w:r>
      <w:proofErr w:type="gramEnd"/>
      <w:r w:rsidRPr="00E510D4">
        <w:rPr>
          <w:rFonts w:ascii="Arial" w:eastAsia="Times New Roman" w:hAnsi="Arial" w:cs="Arial"/>
          <w:color w:val="000000"/>
          <w:sz w:val="24"/>
          <w:szCs w:val="24"/>
        </w:rPr>
        <w:t xml:space="preserve"> prihatin akan persepsi yang berkembang bahwa pandemi telah berakhir.</w:t>
      </w:r>
    </w:p>
    <w:p w:rsidR="00E510D4" w:rsidRPr="00E510D4" w:rsidRDefault="00E510D4" w:rsidP="00427CAB">
      <w:pPr>
        <w:shd w:val="clear" w:color="auto" w:fill="FFFFFF"/>
        <w:spacing w:after="300" w:line="240" w:lineRule="auto"/>
        <w:jc w:val="both"/>
        <w:rPr>
          <w:rFonts w:ascii="Arial" w:eastAsia="Times New Roman" w:hAnsi="Arial" w:cs="Arial"/>
          <w:color w:val="000000"/>
          <w:sz w:val="24"/>
          <w:szCs w:val="24"/>
        </w:rPr>
      </w:pPr>
      <w:proofErr w:type="gramStart"/>
      <w:r w:rsidRPr="00E510D4">
        <w:rPr>
          <w:rFonts w:ascii="Arial" w:eastAsia="Times New Roman" w:hAnsi="Arial" w:cs="Arial"/>
          <w:color w:val="000000"/>
          <w:sz w:val="24"/>
          <w:szCs w:val="24"/>
        </w:rPr>
        <w:t>"Nyata, banyak negara sedang bergelut dengan penularan virus yang sangat tinggi, yang memberikan tekanan besar pada rumah sakit, unit perawatan intensif (ICU) dan petugas kesehatan," jelasnya.</w:t>
      </w:r>
      <w:proofErr w:type="gramEnd"/>
    </w:p>
    <w:p w:rsidR="00E510D4" w:rsidRPr="00E510D4" w:rsidRDefault="00E510D4" w:rsidP="00427CAB">
      <w:pPr>
        <w:shd w:val="clear" w:color="auto" w:fill="FFFFFF"/>
        <w:spacing w:after="300" w:line="240" w:lineRule="auto"/>
        <w:jc w:val="both"/>
        <w:rPr>
          <w:rFonts w:ascii="Arial" w:eastAsia="Times New Roman" w:hAnsi="Arial" w:cs="Arial"/>
          <w:color w:val="000000"/>
          <w:sz w:val="24"/>
          <w:szCs w:val="24"/>
        </w:rPr>
      </w:pPr>
      <w:proofErr w:type="gramStart"/>
      <w:r w:rsidRPr="00E510D4">
        <w:rPr>
          <w:rFonts w:ascii="Arial" w:eastAsia="Times New Roman" w:hAnsi="Arial" w:cs="Arial"/>
          <w:color w:val="000000"/>
          <w:sz w:val="24"/>
          <w:szCs w:val="24"/>
        </w:rPr>
        <w:lastRenderedPageBreak/>
        <w:t>Informasi saja, hingga Jumat kemarin, virus Covid-19 sudah menginfeksi hampir 65 juta orang.</w:t>
      </w:r>
      <w:proofErr w:type="gramEnd"/>
      <w:r w:rsidRPr="00E510D4">
        <w:rPr>
          <w:rFonts w:ascii="Arial" w:eastAsia="Times New Roman" w:hAnsi="Arial" w:cs="Arial"/>
          <w:color w:val="000000"/>
          <w:sz w:val="24"/>
          <w:szCs w:val="24"/>
        </w:rPr>
        <w:t xml:space="preserve"> Virus ini telah menewaskan sedikitnya 1</w:t>
      </w:r>
      <w:proofErr w:type="gramStart"/>
      <w:r w:rsidRPr="00E510D4">
        <w:rPr>
          <w:rFonts w:ascii="Arial" w:eastAsia="Times New Roman" w:hAnsi="Arial" w:cs="Arial"/>
          <w:color w:val="000000"/>
          <w:sz w:val="24"/>
          <w:szCs w:val="24"/>
        </w:rPr>
        <w:t>,5</w:t>
      </w:r>
      <w:proofErr w:type="gramEnd"/>
      <w:r w:rsidRPr="00E510D4">
        <w:rPr>
          <w:rFonts w:ascii="Arial" w:eastAsia="Times New Roman" w:hAnsi="Arial" w:cs="Arial"/>
          <w:color w:val="000000"/>
          <w:sz w:val="24"/>
          <w:szCs w:val="24"/>
        </w:rPr>
        <w:t xml:space="preserve"> juta orang sejak muncul di China pada Desember 2019, menurut data AFP.</w:t>
      </w:r>
    </w:p>
    <w:p w:rsidR="00E510D4" w:rsidRPr="00427CAB" w:rsidRDefault="00E510D4" w:rsidP="00427CAB">
      <w:pPr>
        <w:shd w:val="clear" w:color="auto" w:fill="FFFFFF"/>
        <w:spacing w:after="300" w:line="240" w:lineRule="auto"/>
        <w:jc w:val="both"/>
        <w:rPr>
          <w:rFonts w:ascii="Arial" w:eastAsia="Times New Roman" w:hAnsi="Arial" w:cs="Arial"/>
          <w:color w:val="000000"/>
          <w:sz w:val="24"/>
          <w:szCs w:val="24"/>
        </w:rPr>
      </w:pPr>
      <w:r w:rsidRPr="00E510D4">
        <w:rPr>
          <w:rFonts w:ascii="Arial" w:eastAsia="Times New Roman" w:hAnsi="Arial" w:cs="Arial"/>
          <w:color w:val="000000"/>
          <w:sz w:val="24"/>
          <w:szCs w:val="24"/>
        </w:rPr>
        <w:t xml:space="preserve">Berdasarkan data WHO, sekitar 51 vaksin Covid-19 sedang diuji ke manusia di mana 13 di antaranya sedang dalam tahap uji klinis tahap akhir. </w:t>
      </w:r>
      <w:proofErr w:type="gramStart"/>
      <w:r w:rsidRPr="00E510D4">
        <w:rPr>
          <w:rFonts w:ascii="Arial" w:eastAsia="Times New Roman" w:hAnsi="Arial" w:cs="Arial"/>
          <w:color w:val="000000"/>
          <w:sz w:val="24"/>
          <w:szCs w:val="24"/>
        </w:rPr>
        <w:t>Sebanyak 163 vaksin lainnya sedang dikembangkan di laboratorium.</w:t>
      </w:r>
      <w:proofErr w:type="gramEnd"/>
      <w:r w:rsidRPr="00427CAB">
        <w:rPr>
          <w:rFonts w:ascii="Arial" w:eastAsia="Times New Roman" w:hAnsi="Arial" w:cs="Arial"/>
          <w:color w:val="000000"/>
          <w:sz w:val="24"/>
          <w:szCs w:val="24"/>
        </w:rPr>
        <w:br/>
      </w:r>
      <w:r w:rsidRPr="00427CAB">
        <w:rPr>
          <w:rFonts w:ascii="Arial" w:eastAsia="Times New Roman" w:hAnsi="Arial" w:cs="Arial"/>
          <w:b/>
          <w:bCs/>
          <w:color w:val="000000"/>
          <w:sz w:val="24"/>
          <w:szCs w:val="24"/>
          <w:shd w:val="clear" w:color="auto" w:fill="FFFFFF"/>
        </w:rPr>
        <w:t>(</w:t>
      </w:r>
      <w:proofErr w:type="gramStart"/>
      <w:r w:rsidRPr="00427CAB">
        <w:rPr>
          <w:rFonts w:ascii="Arial" w:eastAsia="Times New Roman" w:hAnsi="Arial" w:cs="Arial"/>
          <w:b/>
          <w:bCs/>
          <w:color w:val="000000"/>
          <w:sz w:val="24"/>
          <w:szCs w:val="24"/>
          <w:shd w:val="clear" w:color="auto" w:fill="FFFFFF"/>
        </w:rPr>
        <w:t>roy/roy</w:t>
      </w:r>
      <w:proofErr w:type="gramEnd"/>
      <w:r w:rsidRPr="00427CAB">
        <w:rPr>
          <w:rFonts w:ascii="Arial" w:eastAsia="Times New Roman" w:hAnsi="Arial" w:cs="Arial"/>
          <w:b/>
          <w:bCs/>
          <w:color w:val="000000"/>
          <w:sz w:val="24"/>
          <w:szCs w:val="24"/>
          <w:shd w:val="clear" w:color="auto" w:fill="FFFFFF"/>
        </w:rPr>
        <w:t>)</w:t>
      </w:r>
    </w:p>
    <w:p w:rsidR="006924E1" w:rsidRPr="006924E1" w:rsidRDefault="006924E1" w:rsidP="006924E1">
      <w:pPr>
        <w:shd w:val="clear" w:color="auto" w:fill="FFFFFF"/>
        <w:spacing w:after="300" w:line="240" w:lineRule="auto"/>
        <w:jc w:val="both"/>
        <w:rPr>
          <w:rFonts w:ascii="Arial" w:hAnsi="Arial" w:cs="Arial"/>
          <w:color w:val="2A2A2A"/>
          <w:sz w:val="24"/>
          <w:szCs w:val="24"/>
          <w:shd w:val="clear" w:color="auto" w:fill="FFFFFF"/>
        </w:rPr>
      </w:pPr>
      <w:r w:rsidRPr="006924E1">
        <w:rPr>
          <w:rFonts w:ascii="gotham" w:hAnsi="gotham" w:cs="Arial"/>
          <w:b/>
          <w:bCs/>
          <w:color w:val="2A2A2A"/>
          <w:sz w:val="40"/>
          <w:szCs w:val="40"/>
          <w:shd w:val="clear" w:color="auto" w:fill="FFFFFF"/>
        </w:rPr>
        <w:t>Rekam Jejak Upaya Penemuan Vaksin Covid-19 dan Tahapan yang Dilalui</w:t>
      </w:r>
      <w:r w:rsidRPr="006924E1">
        <w:rPr>
          <w:rFonts w:ascii="gotham" w:hAnsi="gotham" w:cs="Arial"/>
          <w:b/>
          <w:bCs/>
          <w:color w:val="2A2A2A"/>
          <w:sz w:val="40"/>
          <w:szCs w:val="40"/>
        </w:rPr>
        <w:br/>
      </w:r>
      <w:r>
        <w:rPr>
          <w:rFonts w:ascii="Arial" w:hAnsi="Arial" w:cs="Arial"/>
          <w:color w:val="2A2A2A"/>
          <w:sz w:val="21"/>
          <w:szCs w:val="21"/>
        </w:rPr>
        <w:br/>
      </w:r>
      <w:r w:rsidRPr="006924E1">
        <w:rPr>
          <w:rFonts w:ascii="Arial" w:hAnsi="Arial" w:cs="Arial"/>
          <w:color w:val="2A2A2A"/>
          <w:sz w:val="24"/>
          <w:szCs w:val="24"/>
          <w:shd w:val="clear" w:color="auto" w:fill="FFFFFF"/>
        </w:rPr>
        <w:t>KOMPAS.com -</w:t>
      </w:r>
      <w:proofErr w:type="gramStart"/>
      <w:r w:rsidRPr="006924E1">
        <w:rPr>
          <w:rFonts w:ascii="Arial" w:hAnsi="Arial" w:cs="Arial"/>
          <w:color w:val="2A2A2A"/>
          <w:sz w:val="24"/>
          <w:szCs w:val="24"/>
          <w:shd w:val="clear" w:color="auto" w:fill="FFFFFF"/>
        </w:rPr>
        <w:t>  Para</w:t>
      </w:r>
      <w:proofErr w:type="gramEnd"/>
      <w:r w:rsidRPr="006924E1">
        <w:rPr>
          <w:rFonts w:ascii="Arial" w:hAnsi="Arial" w:cs="Arial"/>
          <w:color w:val="2A2A2A"/>
          <w:sz w:val="24"/>
          <w:szCs w:val="24"/>
          <w:shd w:val="clear" w:color="auto" w:fill="FFFFFF"/>
        </w:rPr>
        <w:t xml:space="preserve"> ilmuwan dunia masih terus berupaya menemukan vaksin untuk mengatasi virus corona jenis baru penyebab Covid-19. </w:t>
      </w:r>
      <w:proofErr w:type="gramStart"/>
      <w:r w:rsidRPr="006924E1">
        <w:rPr>
          <w:rFonts w:ascii="Arial" w:hAnsi="Arial" w:cs="Arial"/>
          <w:color w:val="2A2A2A"/>
          <w:sz w:val="24"/>
          <w:szCs w:val="24"/>
          <w:shd w:val="clear" w:color="auto" w:fill="FFFFFF"/>
        </w:rPr>
        <w:t>Ada belasan kandidat vaksin yang masih menjalani berbagai tahapan uji coba sebelum dipastikan aman untuk diberikan kepada warga dunia.</w:t>
      </w:r>
      <w:proofErr w:type="gramEnd"/>
      <w:r w:rsidRPr="006924E1">
        <w:rPr>
          <w:rFonts w:ascii="Arial" w:hAnsi="Arial" w:cs="Arial"/>
          <w:color w:val="2A2A2A"/>
          <w:sz w:val="24"/>
          <w:szCs w:val="24"/>
          <w:shd w:val="clear" w:color="auto" w:fill="FFFFFF"/>
        </w:rPr>
        <w:t xml:space="preserve"> </w:t>
      </w:r>
      <w:proofErr w:type="gramStart"/>
      <w:r w:rsidRPr="006924E1">
        <w:rPr>
          <w:rFonts w:ascii="Arial" w:hAnsi="Arial" w:cs="Arial"/>
          <w:color w:val="2A2A2A"/>
          <w:sz w:val="24"/>
          <w:szCs w:val="24"/>
          <w:shd w:val="clear" w:color="auto" w:fill="FFFFFF"/>
        </w:rPr>
        <w:t>Pembuatan vaksin biasanya membutuhkan penelitian dan pengujian bertahun-tahun sebelum mencapai klinis.</w:t>
      </w:r>
      <w:proofErr w:type="gramEnd"/>
      <w:r w:rsidRPr="006924E1">
        <w:rPr>
          <w:rFonts w:ascii="Arial" w:hAnsi="Arial" w:cs="Arial"/>
          <w:color w:val="2A2A2A"/>
          <w:sz w:val="24"/>
          <w:szCs w:val="24"/>
          <w:shd w:val="clear" w:color="auto" w:fill="FFFFFF"/>
        </w:rPr>
        <w:t xml:space="preserve"> </w:t>
      </w:r>
      <w:proofErr w:type="gramStart"/>
      <w:r w:rsidRPr="006924E1">
        <w:rPr>
          <w:rFonts w:ascii="Arial" w:hAnsi="Arial" w:cs="Arial"/>
          <w:color w:val="2A2A2A"/>
          <w:sz w:val="24"/>
          <w:szCs w:val="24"/>
          <w:shd w:val="clear" w:color="auto" w:fill="FFFFFF"/>
        </w:rPr>
        <w:t>Bagaimana tahapan pembuatan vaksin virus corona?</w:t>
      </w:r>
      <w:proofErr w:type="gramEnd"/>
      <w:r w:rsidRPr="006924E1">
        <w:rPr>
          <w:rFonts w:ascii="Arial" w:hAnsi="Arial" w:cs="Arial"/>
          <w:color w:val="2A2A2A"/>
          <w:sz w:val="24"/>
          <w:szCs w:val="24"/>
          <w:shd w:val="clear" w:color="auto" w:fill="FFFFFF"/>
        </w:rPr>
        <w:t xml:space="preserve"> Rekam jejak penemuan vaksin Covid-19 Dilansir dari The New York Times, 16 Oktober 2020, pengerjaan pembuatan vaksin dimulai pada Januari 2020 dengan penguraian genom SARS-CoV-2. </w:t>
      </w:r>
      <w:proofErr w:type="gramStart"/>
      <w:r w:rsidRPr="006924E1">
        <w:rPr>
          <w:rFonts w:ascii="Arial" w:hAnsi="Arial" w:cs="Arial"/>
          <w:color w:val="2A2A2A"/>
          <w:sz w:val="24"/>
          <w:szCs w:val="24"/>
          <w:shd w:val="clear" w:color="auto" w:fill="FFFFFF"/>
        </w:rPr>
        <w:t>Uji coba keamanan vaksin pertama terhadap manusia dilakukan pada Maret 2020.</w:t>
      </w:r>
      <w:proofErr w:type="gramEnd"/>
      <w:r w:rsidRPr="006924E1">
        <w:rPr>
          <w:rFonts w:ascii="Arial" w:hAnsi="Arial" w:cs="Arial"/>
          <w:color w:val="2A2A2A"/>
          <w:sz w:val="24"/>
          <w:szCs w:val="24"/>
          <w:shd w:val="clear" w:color="auto" w:fill="FFFFFF"/>
        </w:rPr>
        <w:t xml:space="preserve"> Ada </w:t>
      </w:r>
      <w:proofErr w:type="gramStart"/>
      <w:r w:rsidRPr="006924E1">
        <w:rPr>
          <w:rFonts w:ascii="Arial" w:hAnsi="Arial" w:cs="Arial"/>
          <w:color w:val="2A2A2A"/>
          <w:sz w:val="24"/>
          <w:szCs w:val="24"/>
          <w:shd w:val="clear" w:color="auto" w:fill="FFFFFF"/>
        </w:rPr>
        <w:t>lima</w:t>
      </w:r>
      <w:proofErr w:type="gramEnd"/>
      <w:r w:rsidRPr="006924E1">
        <w:rPr>
          <w:rFonts w:ascii="Arial" w:hAnsi="Arial" w:cs="Arial"/>
          <w:color w:val="2A2A2A"/>
          <w:sz w:val="24"/>
          <w:szCs w:val="24"/>
          <w:shd w:val="clear" w:color="auto" w:fill="FFFFFF"/>
        </w:rPr>
        <w:t xml:space="preserve"> fase pengujian yang harus dilalui oleh vaksin untuk dapat digunakan secara massal oleh masyarakat. Lima fase itu adalah: Uji </w:t>
      </w:r>
      <w:r w:rsidRPr="006924E1">
        <w:rPr>
          <w:rFonts w:ascii="Arial" w:hAnsi="Arial" w:cs="Arial"/>
          <w:color w:val="2A2A2A"/>
          <w:sz w:val="24"/>
          <w:szCs w:val="24"/>
          <w:shd w:val="clear" w:color="auto" w:fill="FFFFFF"/>
        </w:rPr>
        <w:lastRenderedPageBreak/>
        <w:t xml:space="preserve">keamanan dan dosis vaksin Vaksin diuji keamanan dengan lebih luas Vaksin diuji kemanjuran dalam skala besar Vaksin disetujui untuk penggunaan awal atau terbatas Vaksin disetujui untuk penggunaan penuh. </w:t>
      </w:r>
      <w:proofErr w:type="gramStart"/>
      <w:r w:rsidRPr="006924E1">
        <w:rPr>
          <w:rFonts w:ascii="Arial" w:hAnsi="Arial" w:cs="Arial"/>
          <w:color w:val="2A2A2A"/>
          <w:sz w:val="24"/>
          <w:szCs w:val="24"/>
          <w:shd w:val="clear" w:color="auto" w:fill="FFFFFF"/>
        </w:rPr>
        <w:t>Status fase vaksin ini mengindikasikan bahwa produk tersebut telah mencapai uji coba pada manusia, beserta pilihan vaksin yang menjanjikan yang masih diujicobakan pada hewan.</w:t>
      </w:r>
      <w:proofErr w:type="gramEnd"/>
      <w:r w:rsidRPr="006924E1">
        <w:rPr>
          <w:rFonts w:ascii="Arial" w:hAnsi="Arial" w:cs="Arial"/>
          <w:color w:val="2A2A2A"/>
          <w:sz w:val="24"/>
          <w:szCs w:val="24"/>
          <w:shd w:val="clear" w:color="auto" w:fill="FFFFFF"/>
        </w:rPr>
        <w:t xml:space="preserve"> </w:t>
      </w:r>
      <w:proofErr w:type="gramStart"/>
      <w:r w:rsidRPr="006924E1">
        <w:rPr>
          <w:rFonts w:ascii="Arial" w:hAnsi="Arial" w:cs="Arial"/>
          <w:color w:val="2A2A2A"/>
          <w:sz w:val="24"/>
          <w:szCs w:val="24"/>
          <w:shd w:val="clear" w:color="auto" w:fill="FFFFFF"/>
        </w:rPr>
        <w:t>Meski vaksin ini berpotensi mencegah infeksi, namun tidak dapat menyembuhkan penyakit.</w:t>
      </w:r>
      <w:proofErr w:type="gramEnd"/>
      <w:r w:rsidRPr="006924E1">
        <w:rPr>
          <w:rFonts w:ascii="Arial" w:hAnsi="Arial" w:cs="Arial"/>
          <w:color w:val="2A2A2A"/>
          <w:sz w:val="24"/>
          <w:szCs w:val="24"/>
          <w:shd w:val="clear" w:color="auto" w:fill="FFFFFF"/>
        </w:rPr>
        <w:t xml:space="preserve"> </w:t>
      </w:r>
      <w:proofErr w:type="gramStart"/>
      <w:r w:rsidRPr="006924E1">
        <w:rPr>
          <w:rFonts w:ascii="Arial" w:hAnsi="Arial" w:cs="Arial"/>
          <w:color w:val="2A2A2A"/>
          <w:sz w:val="24"/>
          <w:szCs w:val="24"/>
          <w:shd w:val="clear" w:color="auto" w:fill="FFFFFF"/>
        </w:rPr>
        <w:t>Sekarang, 10 uji coba telah mencapai tahap akhir pengujian.</w:t>
      </w:r>
      <w:proofErr w:type="gramEnd"/>
      <w:r w:rsidRPr="006924E1">
        <w:rPr>
          <w:rFonts w:ascii="Arial" w:hAnsi="Arial" w:cs="Arial"/>
          <w:color w:val="2A2A2A"/>
          <w:sz w:val="24"/>
          <w:szCs w:val="24"/>
          <w:shd w:val="clear" w:color="auto" w:fill="FFFFFF"/>
        </w:rPr>
        <w:t xml:space="preserve"> </w:t>
      </w:r>
      <w:proofErr w:type="gramStart"/>
      <w:r w:rsidRPr="006924E1">
        <w:rPr>
          <w:rFonts w:ascii="Arial" w:hAnsi="Arial" w:cs="Arial"/>
          <w:color w:val="2A2A2A"/>
          <w:sz w:val="24"/>
          <w:szCs w:val="24"/>
          <w:shd w:val="clear" w:color="auto" w:fill="FFFFFF"/>
        </w:rPr>
        <w:t>Meski demikian, yang perlu diperhatikan adalah beberapa vaksin mungkin berhasil merangsang sistem kekebalan untuk menghasilkan antibodi yang efektif melawan virus.</w:t>
      </w:r>
      <w:proofErr w:type="gramEnd"/>
      <w:r w:rsidRPr="006924E1">
        <w:rPr>
          <w:rFonts w:ascii="Arial" w:hAnsi="Arial" w:cs="Arial"/>
          <w:color w:val="2A2A2A"/>
          <w:sz w:val="24"/>
          <w:szCs w:val="24"/>
          <w:shd w:val="clear" w:color="auto" w:fill="FFFFFF"/>
        </w:rPr>
        <w:t xml:space="preserve"> Saat ini, para peneliti sedang menguji 46 vaksin dalam uji klinis pada manusia, dan setidaknya ada 91 vaksin praklinis tengah dalam penyelidikan aktif pada hewan.</w:t>
      </w:r>
      <w:r w:rsidRPr="006924E1">
        <w:rPr>
          <w:rFonts w:ascii="Arial" w:hAnsi="Arial" w:cs="Arial"/>
          <w:color w:val="2A2A2A"/>
          <w:sz w:val="24"/>
          <w:szCs w:val="24"/>
        </w:rPr>
        <w:br/>
      </w:r>
      <w:r w:rsidRPr="006924E1">
        <w:rPr>
          <w:rFonts w:ascii="Arial" w:hAnsi="Arial" w:cs="Arial"/>
          <w:color w:val="2A2A2A"/>
          <w:sz w:val="24"/>
          <w:szCs w:val="24"/>
        </w:rPr>
        <w:br/>
      </w:r>
      <w:proofErr w:type="gramStart"/>
      <w:r w:rsidRPr="006924E1">
        <w:rPr>
          <w:rFonts w:ascii="Arial" w:hAnsi="Arial" w:cs="Arial"/>
          <w:b/>
          <w:bCs/>
          <w:color w:val="2A2A2A"/>
          <w:sz w:val="24"/>
          <w:szCs w:val="24"/>
          <w:shd w:val="clear" w:color="auto" w:fill="FFFFFF"/>
        </w:rPr>
        <w:t>Siklus pengembangan vaksin</w:t>
      </w:r>
      <w:r w:rsidRPr="006924E1">
        <w:rPr>
          <w:rFonts w:ascii="Arial" w:hAnsi="Arial" w:cs="Arial"/>
          <w:color w:val="2A2A2A"/>
          <w:sz w:val="24"/>
          <w:szCs w:val="24"/>
          <w:shd w:val="clear" w:color="auto" w:fill="FFFFFF"/>
        </w:rPr>
        <w:t xml:space="preserve"> Pengembangan vaksin juga menjalani serangkaian siklus dari laboratorium ke klinik.</w:t>
      </w:r>
      <w:proofErr w:type="gramEnd"/>
      <w:r w:rsidRPr="006924E1">
        <w:rPr>
          <w:rFonts w:ascii="Arial" w:hAnsi="Arial" w:cs="Arial"/>
          <w:color w:val="2A2A2A"/>
          <w:sz w:val="24"/>
          <w:szCs w:val="24"/>
          <w:shd w:val="clear" w:color="auto" w:fill="FFFFFF"/>
        </w:rPr>
        <w:t xml:space="preserve"> Berikut rinciannya: Pengujian praklinis, yakni para ilmuwan menguji vaksin baru pada sel dan kemudian memberikannya kepada hewan seperti tikus atau monyet untuk melihat apakah vaksin tersebut menghasilkan respons imun. </w:t>
      </w:r>
      <w:proofErr w:type="gramStart"/>
      <w:r w:rsidRPr="006924E1">
        <w:rPr>
          <w:rFonts w:ascii="Arial" w:hAnsi="Arial" w:cs="Arial"/>
          <w:color w:val="2A2A2A"/>
          <w:sz w:val="24"/>
          <w:szCs w:val="24"/>
          <w:shd w:val="clear" w:color="auto" w:fill="FFFFFF"/>
        </w:rPr>
        <w:t>Masih dari The New York Times, ada 91 vaksin praklinis dalam perkembangan aktif yang telah dikonfirmasi.</w:t>
      </w:r>
      <w:proofErr w:type="gramEnd"/>
      <w:r w:rsidRPr="006924E1">
        <w:rPr>
          <w:rFonts w:ascii="Arial" w:hAnsi="Arial" w:cs="Arial"/>
          <w:color w:val="2A2A2A"/>
          <w:sz w:val="24"/>
          <w:szCs w:val="24"/>
          <w:shd w:val="clear" w:color="auto" w:fill="FFFFFF"/>
        </w:rPr>
        <w:t xml:space="preserve"> </w:t>
      </w:r>
    </w:p>
    <w:p w:rsidR="006924E1" w:rsidRPr="006924E1" w:rsidRDefault="006924E1" w:rsidP="006924E1">
      <w:pPr>
        <w:shd w:val="clear" w:color="auto" w:fill="FFFFFF"/>
        <w:spacing w:after="300" w:line="240" w:lineRule="auto"/>
        <w:jc w:val="both"/>
        <w:rPr>
          <w:rFonts w:ascii="Arial" w:hAnsi="Arial" w:cs="Arial"/>
          <w:color w:val="2A2A2A"/>
          <w:sz w:val="24"/>
          <w:szCs w:val="24"/>
          <w:shd w:val="clear" w:color="auto" w:fill="FFFFFF"/>
        </w:rPr>
      </w:pPr>
      <w:r w:rsidRPr="006924E1">
        <w:rPr>
          <w:rFonts w:ascii="Arial" w:hAnsi="Arial" w:cs="Arial"/>
          <w:color w:val="2A2A2A"/>
          <w:sz w:val="24"/>
          <w:szCs w:val="24"/>
          <w:shd w:val="clear" w:color="auto" w:fill="FFFFFF"/>
        </w:rPr>
        <w:t>Fase 1: Uji keselamatan Para ilmuwan memberikan vaksin kepada sebagian kecil orang untuk menguji keamanan dan dosis serta untuk memastikan bahwa vaksin tersebut merangsang sistem kekebalan.</w:t>
      </w:r>
    </w:p>
    <w:p w:rsidR="006924E1" w:rsidRPr="006924E1" w:rsidRDefault="006924E1" w:rsidP="006924E1">
      <w:pPr>
        <w:shd w:val="clear" w:color="auto" w:fill="FFFFFF"/>
        <w:spacing w:after="300" w:line="240" w:lineRule="auto"/>
        <w:jc w:val="both"/>
        <w:rPr>
          <w:rFonts w:ascii="Arial" w:hAnsi="Arial" w:cs="Arial"/>
          <w:color w:val="2A2A2A"/>
          <w:sz w:val="24"/>
          <w:szCs w:val="24"/>
          <w:shd w:val="clear" w:color="auto" w:fill="FFFFFF"/>
        </w:rPr>
      </w:pPr>
      <w:r w:rsidRPr="006924E1">
        <w:rPr>
          <w:rFonts w:ascii="Arial" w:hAnsi="Arial" w:cs="Arial"/>
          <w:color w:val="2A2A2A"/>
          <w:sz w:val="24"/>
          <w:szCs w:val="24"/>
          <w:shd w:val="clear" w:color="auto" w:fill="FFFFFF"/>
        </w:rPr>
        <w:lastRenderedPageBreak/>
        <w:t xml:space="preserve"> Fase 2: Percobaan yang diperluas Ilmuwan memberikan vaksin kepada ratusan orang yang dibagi menjadi beberapa kelompok, seperti anak-anak dan orang tua, untuk melihat apakah vaksin bekerja berbeda pada mereka. </w:t>
      </w:r>
      <w:proofErr w:type="gramStart"/>
      <w:r w:rsidRPr="006924E1">
        <w:rPr>
          <w:rFonts w:ascii="Arial" w:hAnsi="Arial" w:cs="Arial"/>
          <w:color w:val="2A2A2A"/>
          <w:sz w:val="24"/>
          <w:szCs w:val="24"/>
          <w:shd w:val="clear" w:color="auto" w:fill="FFFFFF"/>
        </w:rPr>
        <w:t>Uji coba ini lebih lanjut menguji keamanan dan kemampuan vaksin untuk merangsang sistem kekebalan.</w:t>
      </w:r>
      <w:proofErr w:type="gramEnd"/>
      <w:r w:rsidRPr="006924E1">
        <w:rPr>
          <w:rFonts w:ascii="Arial" w:hAnsi="Arial" w:cs="Arial"/>
          <w:color w:val="2A2A2A"/>
          <w:sz w:val="24"/>
          <w:szCs w:val="24"/>
          <w:shd w:val="clear" w:color="auto" w:fill="FFFFFF"/>
        </w:rPr>
        <w:t xml:space="preserve"> </w:t>
      </w:r>
    </w:p>
    <w:p w:rsidR="006924E1" w:rsidRPr="006924E1" w:rsidRDefault="006924E1" w:rsidP="006924E1">
      <w:pPr>
        <w:shd w:val="clear" w:color="auto" w:fill="FFFFFF"/>
        <w:spacing w:after="300" w:line="240" w:lineRule="auto"/>
        <w:jc w:val="both"/>
        <w:rPr>
          <w:rFonts w:ascii="Arial" w:hAnsi="Arial" w:cs="Arial"/>
          <w:color w:val="2A2A2A"/>
          <w:sz w:val="24"/>
          <w:szCs w:val="24"/>
          <w:shd w:val="clear" w:color="auto" w:fill="FFFFFF"/>
        </w:rPr>
      </w:pPr>
      <w:r w:rsidRPr="006924E1">
        <w:rPr>
          <w:rFonts w:ascii="Arial" w:hAnsi="Arial" w:cs="Arial"/>
          <w:color w:val="2A2A2A"/>
          <w:sz w:val="24"/>
          <w:szCs w:val="24"/>
          <w:shd w:val="clear" w:color="auto" w:fill="FFFFFF"/>
        </w:rPr>
        <w:t xml:space="preserve">Fase 3: Uji efisiensi Ilmuwan memberikan vaksin kepada ribuan orang dan menunggu untuk mengetahui berapa banyak yang terinfeksi, dibandingkan dengan sukarelawan yang menerima plasebo. </w:t>
      </w:r>
    </w:p>
    <w:p w:rsidR="006924E1" w:rsidRPr="006924E1" w:rsidRDefault="006924E1" w:rsidP="006924E1">
      <w:pPr>
        <w:shd w:val="clear" w:color="auto" w:fill="FFFFFF"/>
        <w:spacing w:after="300" w:line="240" w:lineRule="auto"/>
        <w:jc w:val="both"/>
        <w:rPr>
          <w:rFonts w:ascii="Arial" w:hAnsi="Arial" w:cs="Arial"/>
          <w:color w:val="2A2A2A"/>
          <w:sz w:val="24"/>
          <w:szCs w:val="24"/>
          <w:shd w:val="clear" w:color="auto" w:fill="FFFFFF"/>
        </w:rPr>
      </w:pPr>
      <w:proofErr w:type="gramStart"/>
      <w:r w:rsidRPr="006924E1">
        <w:rPr>
          <w:rFonts w:ascii="Arial" w:hAnsi="Arial" w:cs="Arial"/>
          <w:color w:val="2A2A2A"/>
          <w:sz w:val="24"/>
          <w:szCs w:val="24"/>
          <w:shd w:val="clear" w:color="auto" w:fill="FFFFFF"/>
        </w:rPr>
        <w:t>Uji coba ini dapat menentukan apakah vaksin melindungi seseorang dari virus corona.</w:t>
      </w:r>
      <w:proofErr w:type="gramEnd"/>
      <w:r w:rsidRPr="006924E1">
        <w:rPr>
          <w:rFonts w:ascii="Arial" w:hAnsi="Arial" w:cs="Arial"/>
          <w:color w:val="2A2A2A"/>
          <w:sz w:val="24"/>
          <w:szCs w:val="24"/>
          <w:shd w:val="clear" w:color="auto" w:fill="FFFFFF"/>
        </w:rPr>
        <w:t xml:space="preserve"> </w:t>
      </w:r>
      <w:proofErr w:type="gramStart"/>
      <w:r w:rsidRPr="006924E1">
        <w:rPr>
          <w:rFonts w:ascii="Arial" w:hAnsi="Arial" w:cs="Arial"/>
          <w:color w:val="2A2A2A"/>
          <w:sz w:val="24"/>
          <w:szCs w:val="24"/>
          <w:shd w:val="clear" w:color="auto" w:fill="FFFFFF"/>
        </w:rPr>
        <w:t>Pada bulan Juni, FDA menyarankan pembuat vaksin bahwa mereka ingin melihat bukti bahwa vaksin dapat melindungi setidaknya 50 persen dari mereka yang menerimanya.</w:t>
      </w:r>
      <w:proofErr w:type="gramEnd"/>
      <w:r w:rsidRPr="006924E1">
        <w:rPr>
          <w:rFonts w:ascii="Arial" w:hAnsi="Arial" w:cs="Arial"/>
          <w:color w:val="2A2A2A"/>
          <w:sz w:val="24"/>
          <w:szCs w:val="24"/>
          <w:shd w:val="clear" w:color="auto" w:fill="FFFFFF"/>
        </w:rPr>
        <w:t xml:space="preserve"> </w:t>
      </w:r>
      <w:proofErr w:type="gramStart"/>
      <w:r w:rsidRPr="006924E1">
        <w:rPr>
          <w:rFonts w:ascii="Arial" w:hAnsi="Arial" w:cs="Arial"/>
          <w:color w:val="2A2A2A"/>
          <w:sz w:val="24"/>
          <w:szCs w:val="24"/>
          <w:shd w:val="clear" w:color="auto" w:fill="FFFFFF"/>
        </w:rPr>
        <w:t>Selain itu, uji coba tahap 3 berpengaruh cukup besar untuk mengungkapkan bukti efek samping yang relatif jarang yang mungkin terlewatkan dalam penelitian sebelumnya.</w:t>
      </w:r>
      <w:proofErr w:type="gramEnd"/>
      <w:r w:rsidRPr="006924E1">
        <w:rPr>
          <w:rFonts w:ascii="Arial" w:hAnsi="Arial" w:cs="Arial"/>
          <w:color w:val="2A2A2A"/>
          <w:sz w:val="24"/>
          <w:szCs w:val="24"/>
          <w:shd w:val="clear" w:color="auto" w:fill="FFFFFF"/>
        </w:rPr>
        <w:t xml:space="preserve"> </w:t>
      </w:r>
      <w:r w:rsidRPr="006924E1">
        <w:rPr>
          <w:rFonts w:ascii="Arial" w:hAnsi="Arial" w:cs="Arial"/>
          <w:b/>
          <w:bCs/>
          <w:color w:val="2A2A2A"/>
          <w:sz w:val="24"/>
          <w:szCs w:val="24"/>
          <w:shd w:val="clear" w:color="auto" w:fill="FFFFFF"/>
        </w:rPr>
        <w:t>Persetujuan awal atau terbatas</w:t>
      </w:r>
      <w:r w:rsidRPr="006924E1">
        <w:rPr>
          <w:rFonts w:ascii="Arial" w:hAnsi="Arial" w:cs="Arial"/>
          <w:color w:val="2A2A2A"/>
          <w:sz w:val="24"/>
          <w:szCs w:val="24"/>
          <w:shd w:val="clear" w:color="auto" w:fill="FFFFFF"/>
        </w:rPr>
        <w:t xml:space="preserve"> </w:t>
      </w:r>
    </w:p>
    <w:p w:rsidR="006924E1" w:rsidRPr="006924E1" w:rsidRDefault="006924E1" w:rsidP="006924E1">
      <w:pPr>
        <w:shd w:val="clear" w:color="auto" w:fill="FFFFFF"/>
        <w:spacing w:after="300" w:line="240" w:lineRule="auto"/>
        <w:jc w:val="both"/>
        <w:rPr>
          <w:rFonts w:ascii="Arial" w:hAnsi="Arial" w:cs="Arial"/>
          <w:color w:val="2A2A2A"/>
          <w:sz w:val="24"/>
          <w:szCs w:val="24"/>
          <w:shd w:val="clear" w:color="auto" w:fill="FFFFFF"/>
        </w:rPr>
      </w:pPr>
      <w:r w:rsidRPr="006924E1">
        <w:rPr>
          <w:rFonts w:ascii="Arial" w:hAnsi="Arial" w:cs="Arial"/>
          <w:color w:val="2A2A2A"/>
          <w:sz w:val="24"/>
          <w:szCs w:val="24"/>
          <w:shd w:val="clear" w:color="auto" w:fill="FFFFFF"/>
        </w:rPr>
        <w:t xml:space="preserve">Pada tahap ini, tidak dijelaskan lebih lanjut mengenai tindakan </w:t>
      </w:r>
      <w:proofErr w:type="gramStart"/>
      <w:r w:rsidRPr="006924E1">
        <w:rPr>
          <w:rFonts w:ascii="Arial" w:hAnsi="Arial" w:cs="Arial"/>
          <w:color w:val="2A2A2A"/>
          <w:sz w:val="24"/>
          <w:szCs w:val="24"/>
          <w:shd w:val="clear" w:color="auto" w:fill="FFFFFF"/>
        </w:rPr>
        <w:t>apa</w:t>
      </w:r>
      <w:proofErr w:type="gramEnd"/>
      <w:r w:rsidRPr="006924E1">
        <w:rPr>
          <w:rFonts w:ascii="Arial" w:hAnsi="Arial" w:cs="Arial"/>
          <w:color w:val="2A2A2A"/>
          <w:sz w:val="24"/>
          <w:szCs w:val="24"/>
          <w:shd w:val="clear" w:color="auto" w:fill="FFFFFF"/>
        </w:rPr>
        <w:t xml:space="preserve"> yang dilakukan. </w:t>
      </w:r>
      <w:proofErr w:type="gramStart"/>
      <w:r w:rsidRPr="006924E1">
        <w:rPr>
          <w:rFonts w:ascii="Arial" w:hAnsi="Arial" w:cs="Arial"/>
          <w:color w:val="2A2A2A"/>
          <w:sz w:val="24"/>
          <w:szCs w:val="24"/>
          <w:shd w:val="clear" w:color="auto" w:fill="FFFFFF"/>
        </w:rPr>
        <w:t>Namun, China dan Rusia telah menyetujui vaksin tanpa menunggu hasil uji coba Fase 3.</w:t>
      </w:r>
      <w:proofErr w:type="gramEnd"/>
      <w:r w:rsidRPr="006924E1">
        <w:rPr>
          <w:rFonts w:ascii="Arial" w:hAnsi="Arial" w:cs="Arial"/>
          <w:color w:val="2A2A2A"/>
          <w:sz w:val="24"/>
          <w:szCs w:val="24"/>
          <w:shd w:val="clear" w:color="auto" w:fill="FFFFFF"/>
        </w:rPr>
        <w:t xml:space="preserve"> </w:t>
      </w:r>
      <w:proofErr w:type="gramStart"/>
      <w:r w:rsidRPr="006924E1">
        <w:rPr>
          <w:rFonts w:ascii="Arial" w:hAnsi="Arial" w:cs="Arial"/>
          <w:color w:val="2A2A2A"/>
          <w:sz w:val="24"/>
          <w:szCs w:val="24"/>
          <w:shd w:val="clear" w:color="auto" w:fill="FFFFFF"/>
        </w:rPr>
        <w:t>Para ahli mengatakan, proses yang terburu-buru memiliki risiko yang serius.</w:t>
      </w:r>
      <w:proofErr w:type="gramEnd"/>
      <w:r w:rsidRPr="006924E1">
        <w:rPr>
          <w:rFonts w:ascii="Arial" w:hAnsi="Arial" w:cs="Arial"/>
          <w:color w:val="2A2A2A"/>
          <w:sz w:val="24"/>
          <w:szCs w:val="24"/>
          <w:shd w:val="clear" w:color="auto" w:fill="FFFFFF"/>
        </w:rPr>
        <w:t xml:space="preserve"> </w:t>
      </w:r>
    </w:p>
    <w:p w:rsidR="006924E1" w:rsidRPr="006924E1" w:rsidRDefault="006924E1" w:rsidP="006924E1">
      <w:pPr>
        <w:shd w:val="clear" w:color="auto" w:fill="FFFFFF"/>
        <w:spacing w:after="300" w:line="240" w:lineRule="auto"/>
        <w:jc w:val="both"/>
        <w:rPr>
          <w:rFonts w:ascii="Arial" w:hAnsi="Arial" w:cs="Arial"/>
          <w:color w:val="2A2A2A"/>
          <w:sz w:val="24"/>
          <w:szCs w:val="24"/>
          <w:shd w:val="clear" w:color="auto" w:fill="FFFFFF"/>
        </w:rPr>
      </w:pPr>
      <w:r w:rsidRPr="006924E1">
        <w:rPr>
          <w:rFonts w:ascii="Arial" w:hAnsi="Arial" w:cs="Arial"/>
          <w:b/>
          <w:bCs/>
          <w:color w:val="2A2A2A"/>
          <w:sz w:val="24"/>
          <w:szCs w:val="24"/>
          <w:shd w:val="clear" w:color="auto" w:fill="FFFFFF"/>
        </w:rPr>
        <w:t xml:space="preserve">Persetujuan </w:t>
      </w:r>
    </w:p>
    <w:p w:rsidR="006924E1" w:rsidRPr="006924E1" w:rsidRDefault="006924E1" w:rsidP="006924E1">
      <w:pPr>
        <w:shd w:val="clear" w:color="auto" w:fill="FFFFFF"/>
        <w:spacing w:after="300" w:line="240" w:lineRule="auto"/>
        <w:jc w:val="both"/>
        <w:rPr>
          <w:rFonts w:ascii="Arial" w:hAnsi="Arial" w:cs="Arial"/>
          <w:color w:val="2A2A2A"/>
          <w:sz w:val="24"/>
          <w:szCs w:val="24"/>
          <w:shd w:val="clear" w:color="auto" w:fill="FFFFFF"/>
        </w:rPr>
      </w:pPr>
      <w:r w:rsidRPr="006924E1">
        <w:rPr>
          <w:rFonts w:ascii="Arial" w:hAnsi="Arial" w:cs="Arial"/>
          <w:color w:val="2A2A2A"/>
          <w:sz w:val="24"/>
          <w:szCs w:val="24"/>
          <w:shd w:val="clear" w:color="auto" w:fill="FFFFFF"/>
        </w:rPr>
        <w:t xml:space="preserve">Regulator di setiap negara meninjau hasil uji coba dan memutuskan apakah </w:t>
      </w:r>
      <w:proofErr w:type="gramStart"/>
      <w:r w:rsidRPr="006924E1">
        <w:rPr>
          <w:rFonts w:ascii="Arial" w:hAnsi="Arial" w:cs="Arial"/>
          <w:color w:val="2A2A2A"/>
          <w:sz w:val="24"/>
          <w:szCs w:val="24"/>
          <w:shd w:val="clear" w:color="auto" w:fill="FFFFFF"/>
        </w:rPr>
        <w:t>akan</w:t>
      </w:r>
      <w:proofErr w:type="gramEnd"/>
      <w:r w:rsidRPr="006924E1">
        <w:rPr>
          <w:rFonts w:ascii="Arial" w:hAnsi="Arial" w:cs="Arial"/>
          <w:color w:val="2A2A2A"/>
          <w:sz w:val="24"/>
          <w:szCs w:val="24"/>
          <w:shd w:val="clear" w:color="auto" w:fill="FFFFFF"/>
        </w:rPr>
        <w:t xml:space="preserve"> menyetujui vaksin atau tidak. </w:t>
      </w:r>
      <w:proofErr w:type="gramStart"/>
      <w:r w:rsidRPr="006924E1">
        <w:rPr>
          <w:rFonts w:ascii="Arial" w:hAnsi="Arial" w:cs="Arial"/>
          <w:color w:val="2A2A2A"/>
          <w:sz w:val="24"/>
          <w:szCs w:val="24"/>
          <w:shd w:val="clear" w:color="auto" w:fill="FFFFFF"/>
        </w:rPr>
        <w:t xml:space="preserve">Selama pandemi, vaksin dapat menerima otorisasi penggunaan darurat </w:t>
      </w:r>
      <w:r w:rsidRPr="006924E1">
        <w:rPr>
          <w:rFonts w:ascii="Arial" w:hAnsi="Arial" w:cs="Arial"/>
          <w:color w:val="2A2A2A"/>
          <w:sz w:val="24"/>
          <w:szCs w:val="24"/>
          <w:shd w:val="clear" w:color="auto" w:fill="FFFFFF"/>
        </w:rPr>
        <w:lastRenderedPageBreak/>
        <w:t>sebelum mendapatkan persetujuan resmi.</w:t>
      </w:r>
      <w:proofErr w:type="gramEnd"/>
      <w:r w:rsidRPr="006924E1">
        <w:rPr>
          <w:rFonts w:ascii="Arial" w:hAnsi="Arial" w:cs="Arial"/>
          <w:color w:val="2A2A2A"/>
          <w:sz w:val="24"/>
          <w:szCs w:val="24"/>
          <w:shd w:val="clear" w:color="auto" w:fill="FFFFFF"/>
        </w:rPr>
        <w:t xml:space="preserve"> </w:t>
      </w:r>
      <w:proofErr w:type="gramStart"/>
      <w:r w:rsidRPr="006924E1">
        <w:rPr>
          <w:rFonts w:ascii="Arial" w:hAnsi="Arial" w:cs="Arial"/>
          <w:color w:val="2A2A2A"/>
          <w:sz w:val="24"/>
          <w:szCs w:val="24"/>
          <w:shd w:val="clear" w:color="auto" w:fill="FFFFFF"/>
        </w:rPr>
        <w:t>Setelah vaksin dilisensikan, peneliti terus memantau orang yang menerimanya untuk memastikannya aman dan efektif.</w:t>
      </w:r>
      <w:proofErr w:type="gramEnd"/>
      <w:r w:rsidRPr="006924E1">
        <w:rPr>
          <w:rFonts w:ascii="Arial" w:hAnsi="Arial" w:cs="Arial"/>
          <w:color w:val="2A2A2A"/>
          <w:sz w:val="24"/>
          <w:szCs w:val="24"/>
          <w:shd w:val="clear" w:color="auto" w:fill="FFFFFF"/>
        </w:rPr>
        <w:t xml:space="preserve"> </w:t>
      </w:r>
    </w:p>
    <w:p w:rsidR="006924E1" w:rsidRPr="006924E1" w:rsidRDefault="006924E1" w:rsidP="006924E1">
      <w:pPr>
        <w:shd w:val="clear" w:color="auto" w:fill="FFFFFF"/>
        <w:spacing w:after="300" w:line="240" w:lineRule="auto"/>
        <w:jc w:val="both"/>
        <w:rPr>
          <w:rFonts w:ascii="Arial" w:hAnsi="Arial" w:cs="Arial"/>
          <w:color w:val="2A2A2A"/>
          <w:sz w:val="24"/>
          <w:szCs w:val="24"/>
          <w:shd w:val="clear" w:color="auto" w:fill="FFFFFF"/>
        </w:rPr>
      </w:pPr>
      <w:r w:rsidRPr="006924E1">
        <w:rPr>
          <w:rFonts w:ascii="Arial" w:hAnsi="Arial" w:cs="Arial"/>
          <w:b/>
          <w:bCs/>
          <w:color w:val="2A2A2A"/>
          <w:sz w:val="24"/>
          <w:szCs w:val="24"/>
          <w:shd w:val="clear" w:color="auto" w:fill="FFFFFF"/>
        </w:rPr>
        <w:t>Fase gabungan</w:t>
      </w:r>
      <w:r w:rsidRPr="006924E1">
        <w:rPr>
          <w:rFonts w:ascii="Arial" w:hAnsi="Arial" w:cs="Arial"/>
          <w:color w:val="2A2A2A"/>
          <w:sz w:val="24"/>
          <w:szCs w:val="24"/>
          <w:shd w:val="clear" w:color="auto" w:fill="FFFFFF"/>
        </w:rPr>
        <w:t xml:space="preserve">  </w:t>
      </w:r>
    </w:p>
    <w:p w:rsidR="006924E1" w:rsidRPr="006924E1" w:rsidRDefault="006924E1" w:rsidP="006924E1">
      <w:pPr>
        <w:shd w:val="clear" w:color="auto" w:fill="FFFFFF"/>
        <w:spacing w:after="300" w:line="240" w:lineRule="auto"/>
        <w:jc w:val="both"/>
        <w:rPr>
          <w:rFonts w:ascii="Arial" w:hAnsi="Arial" w:cs="Arial"/>
          <w:color w:val="2A2A2A"/>
          <w:sz w:val="24"/>
          <w:szCs w:val="24"/>
          <w:shd w:val="clear" w:color="auto" w:fill="FFFFFF"/>
        </w:rPr>
      </w:pPr>
      <w:r w:rsidRPr="006924E1">
        <w:rPr>
          <w:rFonts w:ascii="Arial" w:hAnsi="Arial" w:cs="Arial"/>
          <w:color w:val="2A2A2A"/>
          <w:sz w:val="24"/>
          <w:szCs w:val="24"/>
          <w:shd w:val="clear" w:color="auto" w:fill="FFFFFF"/>
        </w:rPr>
        <w:t xml:space="preserve">Salah satu </w:t>
      </w:r>
      <w:proofErr w:type="gramStart"/>
      <w:r w:rsidRPr="006924E1">
        <w:rPr>
          <w:rFonts w:ascii="Arial" w:hAnsi="Arial" w:cs="Arial"/>
          <w:color w:val="2A2A2A"/>
          <w:sz w:val="24"/>
          <w:szCs w:val="24"/>
          <w:shd w:val="clear" w:color="auto" w:fill="FFFFFF"/>
        </w:rPr>
        <w:t>cara</w:t>
      </w:r>
      <w:proofErr w:type="gramEnd"/>
      <w:r w:rsidRPr="006924E1">
        <w:rPr>
          <w:rFonts w:ascii="Arial" w:hAnsi="Arial" w:cs="Arial"/>
          <w:color w:val="2A2A2A"/>
          <w:sz w:val="24"/>
          <w:szCs w:val="24"/>
          <w:shd w:val="clear" w:color="auto" w:fill="FFFFFF"/>
        </w:rPr>
        <w:t xml:space="preserve"> untuk mempercepat pengembangan vaksin adalah dengan menggabungkan fase. </w:t>
      </w:r>
      <w:proofErr w:type="gramStart"/>
      <w:r w:rsidRPr="006924E1">
        <w:rPr>
          <w:rFonts w:ascii="Arial" w:hAnsi="Arial" w:cs="Arial"/>
          <w:color w:val="2A2A2A"/>
          <w:sz w:val="24"/>
          <w:szCs w:val="24"/>
          <w:shd w:val="clear" w:color="auto" w:fill="FFFFFF"/>
        </w:rPr>
        <w:t>Beberapa vaksin virus corona sekarang dalam uji coba Fase 1/2, misalnya, di mana mereka diuji untuk pertama kali pada ratusan orang.</w:t>
      </w:r>
      <w:proofErr w:type="gramEnd"/>
      <w:r w:rsidRPr="006924E1">
        <w:rPr>
          <w:rFonts w:ascii="Arial" w:hAnsi="Arial" w:cs="Arial"/>
          <w:color w:val="2A2A2A"/>
          <w:sz w:val="24"/>
          <w:szCs w:val="24"/>
          <w:shd w:val="clear" w:color="auto" w:fill="FFFFFF"/>
        </w:rPr>
        <w:t xml:space="preserve"> </w:t>
      </w:r>
    </w:p>
    <w:p w:rsidR="006924E1" w:rsidRPr="006924E1" w:rsidRDefault="006924E1" w:rsidP="006924E1">
      <w:pPr>
        <w:shd w:val="clear" w:color="auto" w:fill="FFFFFF"/>
        <w:spacing w:after="300" w:line="240" w:lineRule="auto"/>
        <w:jc w:val="both"/>
        <w:rPr>
          <w:rFonts w:ascii="Arial" w:hAnsi="Arial" w:cs="Arial"/>
          <w:b/>
          <w:bCs/>
          <w:color w:val="2A2A2A"/>
          <w:sz w:val="24"/>
          <w:szCs w:val="24"/>
          <w:shd w:val="clear" w:color="auto" w:fill="FFFFFF"/>
        </w:rPr>
      </w:pPr>
      <w:r w:rsidRPr="006924E1">
        <w:rPr>
          <w:rFonts w:ascii="Arial" w:hAnsi="Arial" w:cs="Arial"/>
          <w:b/>
          <w:bCs/>
          <w:color w:val="2A2A2A"/>
          <w:sz w:val="24"/>
          <w:szCs w:val="24"/>
          <w:shd w:val="clear" w:color="auto" w:fill="FFFFFF"/>
        </w:rPr>
        <w:t xml:space="preserve">Dijeda </w:t>
      </w:r>
    </w:p>
    <w:p w:rsidR="00027F5A" w:rsidRDefault="006924E1" w:rsidP="00027F5A">
      <w:pPr>
        <w:pStyle w:val="Heading1"/>
        <w:spacing w:before="0" w:beforeAutospacing="0" w:after="225" w:afterAutospacing="0"/>
        <w:rPr>
          <w:rFonts w:ascii="Fremont" w:hAnsi="Fremont"/>
          <w:color w:val="3B3B3B"/>
          <w:sz w:val="40"/>
          <w:szCs w:val="40"/>
        </w:rPr>
      </w:pPr>
      <w:proofErr w:type="gramStart"/>
      <w:r w:rsidRPr="006924E1">
        <w:rPr>
          <w:rFonts w:ascii="Arial" w:hAnsi="Arial" w:cs="Arial"/>
          <w:color w:val="2A2A2A"/>
          <w:sz w:val="24"/>
          <w:szCs w:val="24"/>
          <w:shd w:val="clear" w:color="auto" w:fill="FFFFFF"/>
        </w:rPr>
        <w:t>Tindakan pengujian vaksin tidak berlanjut atau berhenti sementara ketika peneliti mengamati gejala yang mengkhawatirkan pada sukarelawan.</w:t>
      </w:r>
      <w:proofErr w:type="gramEnd"/>
      <w:r w:rsidRPr="006924E1">
        <w:rPr>
          <w:rFonts w:ascii="Arial" w:hAnsi="Arial" w:cs="Arial"/>
          <w:color w:val="2A2A2A"/>
          <w:sz w:val="24"/>
          <w:szCs w:val="24"/>
          <w:shd w:val="clear" w:color="auto" w:fill="FFFFFF"/>
        </w:rPr>
        <w:t xml:space="preserve"> </w:t>
      </w:r>
      <w:proofErr w:type="gramStart"/>
      <w:r w:rsidRPr="006924E1">
        <w:rPr>
          <w:rFonts w:ascii="Arial" w:hAnsi="Arial" w:cs="Arial"/>
          <w:color w:val="2A2A2A"/>
          <w:sz w:val="24"/>
          <w:szCs w:val="24"/>
          <w:shd w:val="clear" w:color="auto" w:fill="FFFFFF"/>
        </w:rPr>
        <w:t>Mereka dapat melakukan uji coba dengan status vaksin "dijeda".</w:t>
      </w:r>
      <w:proofErr w:type="gramEnd"/>
      <w:r w:rsidRPr="006924E1">
        <w:rPr>
          <w:rFonts w:ascii="Arial" w:hAnsi="Arial" w:cs="Arial"/>
          <w:color w:val="2A2A2A"/>
          <w:sz w:val="24"/>
          <w:szCs w:val="24"/>
          <w:shd w:val="clear" w:color="auto" w:fill="FFFFFF"/>
        </w:rPr>
        <w:t xml:space="preserve"> </w:t>
      </w:r>
      <w:proofErr w:type="gramStart"/>
      <w:r w:rsidRPr="006924E1">
        <w:rPr>
          <w:rFonts w:ascii="Arial" w:hAnsi="Arial" w:cs="Arial"/>
          <w:color w:val="2A2A2A"/>
          <w:sz w:val="24"/>
          <w:szCs w:val="24"/>
          <w:shd w:val="clear" w:color="auto" w:fill="FFFFFF"/>
        </w:rPr>
        <w:t>Setelah penyelidikan, per</w:t>
      </w:r>
      <w:r w:rsidRPr="006924E1">
        <w:rPr>
          <w:rFonts w:ascii="Arial" w:hAnsi="Arial" w:cs="Arial"/>
          <w:color w:val="2A2A2A"/>
          <w:sz w:val="24"/>
          <w:szCs w:val="24"/>
          <w:shd w:val="clear" w:color="auto" w:fill="FFFFFF"/>
        </w:rPr>
        <w:t xml:space="preserve">sidangan dapat dilanjutkan atau </w:t>
      </w:r>
      <w:r w:rsidRPr="006924E1">
        <w:rPr>
          <w:rFonts w:ascii="Arial" w:hAnsi="Arial" w:cs="Arial"/>
          <w:color w:val="2A2A2A"/>
          <w:sz w:val="24"/>
          <w:szCs w:val="24"/>
          <w:shd w:val="clear" w:color="auto" w:fill="FFFFFF"/>
        </w:rPr>
        <w:t>dibatalkan.</w:t>
      </w:r>
      <w:proofErr w:type="gramEnd"/>
      <w:r w:rsidRPr="006924E1">
        <w:rPr>
          <w:rFonts w:ascii="Arial" w:hAnsi="Arial" w:cs="Arial"/>
          <w:color w:val="2A2A2A"/>
          <w:sz w:val="24"/>
          <w:szCs w:val="24"/>
        </w:rPr>
        <w:br/>
      </w:r>
      <w:r w:rsidRPr="006924E1">
        <w:rPr>
          <w:rFonts w:ascii="Arial" w:hAnsi="Arial" w:cs="Arial"/>
          <w:color w:val="2A2A2A"/>
          <w:sz w:val="24"/>
          <w:szCs w:val="24"/>
        </w:rPr>
        <w:br/>
      </w:r>
      <w:r w:rsidR="00027F5A" w:rsidRPr="00027F5A">
        <w:rPr>
          <w:rFonts w:ascii="Fremont" w:hAnsi="Fremont"/>
          <w:color w:val="3B3B3B"/>
          <w:sz w:val="40"/>
          <w:szCs w:val="40"/>
        </w:rPr>
        <w:t>Penemu Vaksin Covid-19 yang Manjur Sebut Pandemi Segera Berakhir</w:t>
      </w:r>
    </w:p>
    <w:p w:rsidR="00027F5A" w:rsidRPr="00027F5A" w:rsidRDefault="00027F5A" w:rsidP="00027F5A">
      <w:pPr>
        <w:pStyle w:val="NormalWeb"/>
        <w:spacing w:before="0" w:beforeAutospacing="0" w:after="225" w:afterAutospacing="0"/>
        <w:jc w:val="both"/>
        <w:rPr>
          <w:rFonts w:ascii="Arial" w:hAnsi="Arial" w:cs="Arial"/>
          <w:color w:val="000000" w:themeColor="text1"/>
        </w:rPr>
      </w:pPr>
      <w:r w:rsidRPr="00027F5A">
        <w:rPr>
          <w:rStyle w:val="Strong"/>
          <w:rFonts w:ascii="Arial" w:hAnsi="Arial" w:cs="Arial"/>
          <w:color w:val="000000" w:themeColor="text1"/>
        </w:rPr>
        <w:t>JawaPos.com</w:t>
      </w:r>
      <w:r w:rsidRPr="00027F5A">
        <w:rPr>
          <w:rFonts w:ascii="Arial" w:hAnsi="Arial" w:cs="Arial"/>
          <w:color w:val="000000" w:themeColor="text1"/>
        </w:rPr>
        <w:t xml:space="preserve"> – Penemu vaksin dari BioNTech dan Pfizer yang merupakan pasangan suami istri Profesor Ugur Sahin, dan Oezlem Tuereci yakin bahwa sebentar lagi pandemi Covid-19 segera berakhir. </w:t>
      </w:r>
      <w:proofErr w:type="gramStart"/>
      <w:r w:rsidRPr="00027F5A">
        <w:rPr>
          <w:rFonts w:ascii="Arial" w:hAnsi="Arial" w:cs="Arial"/>
          <w:color w:val="000000" w:themeColor="text1"/>
        </w:rPr>
        <w:t>Keyakinan mereka menyusul Inggris menjadi negara pertama yang memberikan persetujuan darurat untuk vaksin virus Korona.</w:t>
      </w:r>
      <w:proofErr w:type="gramEnd"/>
      <w:r w:rsidRPr="00027F5A">
        <w:rPr>
          <w:rFonts w:ascii="Arial" w:hAnsi="Arial" w:cs="Arial"/>
          <w:color w:val="000000" w:themeColor="text1"/>
        </w:rPr>
        <w:t xml:space="preserve"> Vaksinasi atau imunisasi masal </w:t>
      </w:r>
      <w:proofErr w:type="gramStart"/>
      <w:r w:rsidRPr="00027F5A">
        <w:rPr>
          <w:rFonts w:ascii="Arial" w:hAnsi="Arial" w:cs="Arial"/>
          <w:color w:val="000000" w:themeColor="text1"/>
        </w:rPr>
        <w:t>akan</w:t>
      </w:r>
      <w:proofErr w:type="gramEnd"/>
      <w:r w:rsidRPr="00027F5A">
        <w:rPr>
          <w:rFonts w:ascii="Arial" w:hAnsi="Arial" w:cs="Arial"/>
          <w:color w:val="000000" w:themeColor="text1"/>
        </w:rPr>
        <w:t xml:space="preserve"> segera dimulai di sana dengan 800 ribu dosis awal </w:t>
      </w:r>
      <w:hyperlink r:id="rId7" w:history="1">
        <w:r w:rsidRPr="00027F5A">
          <w:rPr>
            <w:rStyle w:val="Hyperlink"/>
            <w:rFonts w:ascii="Arial" w:hAnsi="Arial" w:cs="Arial"/>
            <w:color w:val="000000" w:themeColor="text1"/>
          </w:rPr>
          <w:t xml:space="preserve">vaksin </w:t>
        </w:r>
        <w:r w:rsidRPr="00027F5A">
          <w:rPr>
            <w:rStyle w:val="Hyperlink"/>
            <w:rFonts w:ascii="Arial" w:hAnsi="Arial" w:cs="Arial"/>
            <w:color w:val="000000" w:themeColor="text1"/>
          </w:rPr>
          <w:lastRenderedPageBreak/>
          <w:t>Pfizer</w:t>
        </w:r>
      </w:hyperlink>
      <w:r w:rsidRPr="00027F5A">
        <w:rPr>
          <w:rFonts w:ascii="Arial" w:hAnsi="Arial" w:cs="Arial"/>
          <w:color w:val="000000" w:themeColor="text1"/>
        </w:rPr>
        <w:t xml:space="preserve"> dan BioNTech. Vaksin </w:t>
      </w:r>
      <w:proofErr w:type="gramStart"/>
      <w:r w:rsidRPr="00027F5A">
        <w:rPr>
          <w:rFonts w:ascii="Arial" w:hAnsi="Arial" w:cs="Arial"/>
          <w:color w:val="000000" w:themeColor="text1"/>
        </w:rPr>
        <w:t>akan</w:t>
      </w:r>
      <w:proofErr w:type="gramEnd"/>
      <w:r w:rsidRPr="00027F5A">
        <w:rPr>
          <w:rFonts w:ascii="Arial" w:hAnsi="Arial" w:cs="Arial"/>
          <w:color w:val="000000" w:themeColor="text1"/>
        </w:rPr>
        <w:t xml:space="preserve"> didistribusikan minggu depan.</w:t>
      </w:r>
    </w:p>
    <w:p w:rsidR="00027F5A" w:rsidRPr="00027F5A" w:rsidRDefault="00027F5A" w:rsidP="00027F5A">
      <w:pPr>
        <w:pStyle w:val="NormalWeb"/>
        <w:spacing w:before="0" w:beforeAutospacing="0" w:after="225" w:afterAutospacing="0"/>
        <w:jc w:val="both"/>
        <w:rPr>
          <w:rFonts w:ascii="Arial" w:hAnsi="Arial" w:cs="Arial"/>
          <w:color w:val="000000" w:themeColor="text1"/>
        </w:rPr>
      </w:pPr>
      <w:proofErr w:type="gramStart"/>
      <w:r w:rsidRPr="00027F5A">
        <w:rPr>
          <w:rFonts w:ascii="Arial" w:hAnsi="Arial" w:cs="Arial"/>
          <w:color w:val="000000" w:themeColor="text1"/>
        </w:rPr>
        <w:t>Vaksin Covid-19 berhasil dikembangkan, diuji, dan disetujui dalam jangka waktu cepat.</w:t>
      </w:r>
      <w:proofErr w:type="gramEnd"/>
      <w:r w:rsidRPr="00027F5A">
        <w:rPr>
          <w:rFonts w:ascii="Arial" w:hAnsi="Arial" w:cs="Arial"/>
          <w:color w:val="000000" w:themeColor="text1"/>
        </w:rPr>
        <w:t xml:space="preserve"> </w:t>
      </w:r>
      <w:proofErr w:type="gramStart"/>
      <w:r w:rsidRPr="00027F5A">
        <w:rPr>
          <w:rFonts w:ascii="Arial" w:hAnsi="Arial" w:cs="Arial"/>
          <w:color w:val="000000" w:themeColor="text1"/>
        </w:rPr>
        <w:t>Selama wawancara Rabu (2/12) pagi, </w:t>
      </w:r>
      <w:hyperlink r:id="rId8" w:history="1">
        <w:r w:rsidRPr="00027F5A">
          <w:rPr>
            <w:rStyle w:val="Hyperlink"/>
            <w:rFonts w:ascii="Arial" w:hAnsi="Arial" w:cs="Arial"/>
            <w:color w:val="000000" w:themeColor="text1"/>
          </w:rPr>
          <w:t>Ugur Sahin</w:t>
        </w:r>
      </w:hyperlink>
      <w:r w:rsidRPr="00027F5A">
        <w:rPr>
          <w:rFonts w:ascii="Arial" w:hAnsi="Arial" w:cs="Arial"/>
          <w:color w:val="000000" w:themeColor="text1"/>
        </w:rPr>
        <w:t> berseri-seri dan bangga.</w:t>
      </w:r>
      <w:proofErr w:type="gramEnd"/>
    </w:p>
    <w:p w:rsidR="00027F5A" w:rsidRPr="00027F5A" w:rsidRDefault="00027F5A" w:rsidP="00027F5A">
      <w:pPr>
        <w:pStyle w:val="NormalWeb"/>
        <w:spacing w:before="0" w:beforeAutospacing="0" w:after="225" w:afterAutospacing="0"/>
        <w:jc w:val="both"/>
        <w:rPr>
          <w:rFonts w:ascii="Arial" w:hAnsi="Arial" w:cs="Arial"/>
          <w:color w:val="000000" w:themeColor="text1"/>
        </w:rPr>
      </w:pPr>
      <w:proofErr w:type="gramStart"/>
      <w:r w:rsidRPr="00027F5A">
        <w:rPr>
          <w:rFonts w:ascii="Arial" w:hAnsi="Arial" w:cs="Arial"/>
          <w:color w:val="000000" w:themeColor="text1"/>
        </w:rPr>
        <w:t>“Kami percaya bahwa ini benar-benar awal dari akhir pandemi.</w:t>
      </w:r>
      <w:proofErr w:type="gramEnd"/>
      <w:r w:rsidRPr="00027F5A">
        <w:rPr>
          <w:rFonts w:ascii="Arial" w:hAnsi="Arial" w:cs="Arial"/>
          <w:color w:val="000000" w:themeColor="text1"/>
        </w:rPr>
        <w:t xml:space="preserve"> </w:t>
      </w:r>
      <w:proofErr w:type="gramStart"/>
      <w:r w:rsidRPr="00027F5A">
        <w:rPr>
          <w:rFonts w:ascii="Arial" w:hAnsi="Arial" w:cs="Arial"/>
          <w:color w:val="000000" w:themeColor="text1"/>
        </w:rPr>
        <w:t>Lebih banyak negara perlu menyetujui vaksin tersebut.</w:t>
      </w:r>
      <w:proofErr w:type="gramEnd"/>
      <w:r w:rsidRPr="00027F5A">
        <w:rPr>
          <w:rFonts w:ascii="Arial" w:hAnsi="Arial" w:cs="Arial"/>
          <w:color w:val="000000" w:themeColor="text1"/>
        </w:rPr>
        <w:t xml:space="preserve"> </w:t>
      </w:r>
      <w:proofErr w:type="gramStart"/>
      <w:r w:rsidRPr="00027F5A">
        <w:rPr>
          <w:rFonts w:ascii="Arial" w:hAnsi="Arial" w:cs="Arial"/>
          <w:color w:val="000000" w:themeColor="text1"/>
        </w:rPr>
        <w:t>Pastinya ini awal yang baik,” sebut Sahin pada CNN.</w:t>
      </w:r>
      <w:proofErr w:type="gramEnd"/>
    </w:p>
    <w:p w:rsidR="00027F5A" w:rsidRPr="00027F5A" w:rsidRDefault="00027F5A" w:rsidP="00027F5A">
      <w:pPr>
        <w:pStyle w:val="NormalWeb"/>
        <w:spacing w:before="0" w:beforeAutospacing="0" w:after="225" w:afterAutospacing="0"/>
        <w:jc w:val="both"/>
        <w:rPr>
          <w:rFonts w:ascii="Arial" w:hAnsi="Arial" w:cs="Arial"/>
          <w:color w:val="000000" w:themeColor="text1"/>
        </w:rPr>
      </w:pPr>
      <w:proofErr w:type="gramStart"/>
      <w:r w:rsidRPr="00027F5A">
        <w:rPr>
          <w:rFonts w:ascii="Arial" w:hAnsi="Arial" w:cs="Arial"/>
          <w:color w:val="000000" w:themeColor="text1"/>
        </w:rPr>
        <w:t>Sahin benar, ini baru permulaan dari akhir.</w:t>
      </w:r>
      <w:proofErr w:type="gramEnd"/>
      <w:r w:rsidRPr="00027F5A">
        <w:rPr>
          <w:rFonts w:ascii="Arial" w:hAnsi="Arial" w:cs="Arial"/>
          <w:color w:val="000000" w:themeColor="text1"/>
        </w:rPr>
        <w:t xml:space="preserve"> Pemerintah Inggris telah mendapatkan kesepakatan dengan berbagai produsen, berjumlah lebih dari </w:t>
      </w:r>
      <w:proofErr w:type="gramStart"/>
      <w:r w:rsidRPr="00027F5A">
        <w:rPr>
          <w:rFonts w:ascii="Arial" w:hAnsi="Arial" w:cs="Arial"/>
          <w:color w:val="000000" w:themeColor="text1"/>
        </w:rPr>
        <w:t>lima</w:t>
      </w:r>
      <w:proofErr w:type="gramEnd"/>
      <w:r w:rsidRPr="00027F5A">
        <w:rPr>
          <w:rFonts w:ascii="Arial" w:hAnsi="Arial" w:cs="Arial"/>
          <w:color w:val="000000" w:themeColor="text1"/>
        </w:rPr>
        <w:t xml:space="preserve"> dosis per orang. </w:t>
      </w:r>
      <w:proofErr w:type="gramStart"/>
      <w:r w:rsidRPr="00027F5A">
        <w:rPr>
          <w:rFonts w:ascii="Arial" w:hAnsi="Arial" w:cs="Arial"/>
          <w:color w:val="000000" w:themeColor="text1"/>
        </w:rPr>
        <w:t>Inggris telah memesan 40 juta dosis vaksin Pfizer di awal dan lebih cepat daripada Amerika Serikat dan Jerman.</w:t>
      </w:r>
      <w:proofErr w:type="gramEnd"/>
    </w:p>
    <w:p w:rsidR="00027F5A" w:rsidRPr="00027F5A" w:rsidRDefault="00027F5A" w:rsidP="00027F5A">
      <w:pPr>
        <w:pStyle w:val="NormalWeb"/>
        <w:spacing w:before="0" w:beforeAutospacing="0" w:after="225" w:afterAutospacing="0"/>
        <w:jc w:val="both"/>
        <w:rPr>
          <w:rFonts w:ascii="Arial" w:hAnsi="Arial" w:cs="Arial"/>
          <w:color w:val="000000" w:themeColor="text1"/>
        </w:rPr>
      </w:pPr>
      <w:proofErr w:type="gramStart"/>
      <w:r w:rsidRPr="00027F5A">
        <w:rPr>
          <w:rFonts w:ascii="Arial" w:hAnsi="Arial" w:cs="Arial"/>
          <w:color w:val="000000" w:themeColor="text1"/>
        </w:rPr>
        <w:t>Badan Pengawas Obat dan Makanan AS dan Badan Obat-obatan Eropa Uni Eropa mempercepat timeline imunisasi.</w:t>
      </w:r>
      <w:proofErr w:type="gramEnd"/>
      <w:r w:rsidRPr="00027F5A">
        <w:rPr>
          <w:rFonts w:ascii="Arial" w:hAnsi="Arial" w:cs="Arial"/>
          <w:color w:val="000000" w:themeColor="text1"/>
        </w:rPr>
        <w:t xml:space="preserve"> </w:t>
      </w:r>
      <w:proofErr w:type="gramStart"/>
      <w:r w:rsidRPr="00027F5A">
        <w:rPr>
          <w:rFonts w:ascii="Arial" w:hAnsi="Arial" w:cs="Arial"/>
          <w:color w:val="000000" w:themeColor="text1"/>
        </w:rPr>
        <w:t>Saat perlombaan vaksin memanas, negara-negara miskin mungkin tertinggal.</w:t>
      </w:r>
      <w:proofErr w:type="gramEnd"/>
      <w:r w:rsidRPr="00027F5A">
        <w:rPr>
          <w:rFonts w:ascii="Arial" w:hAnsi="Arial" w:cs="Arial"/>
          <w:color w:val="000000" w:themeColor="text1"/>
        </w:rPr>
        <w:t xml:space="preserve"> </w:t>
      </w:r>
      <w:proofErr w:type="gramStart"/>
      <w:r w:rsidRPr="00027F5A">
        <w:rPr>
          <w:rFonts w:ascii="Arial" w:hAnsi="Arial" w:cs="Arial"/>
          <w:color w:val="000000" w:themeColor="text1"/>
        </w:rPr>
        <w:t>Mereka tidak dapat menyaingi kekuatan ilmiah atau ekonomi dari negara-negara kaya dalam hal pengembangan atau pengadaan vaksin.</w:t>
      </w:r>
      <w:proofErr w:type="gramEnd"/>
    </w:p>
    <w:p w:rsidR="00027F5A" w:rsidRPr="00027F5A" w:rsidRDefault="00027F5A" w:rsidP="00027F5A">
      <w:pPr>
        <w:pStyle w:val="NormalWeb"/>
        <w:spacing w:before="0" w:beforeAutospacing="0" w:after="225" w:afterAutospacing="0"/>
        <w:jc w:val="both"/>
        <w:rPr>
          <w:rFonts w:ascii="Arial" w:hAnsi="Arial" w:cs="Arial"/>
          <w:color w:val="000000" w:themeColor="text1"/>
        </w:rPr>
      </w:pPr>
      <w:proofErr w:type="gramStart"/>
      <w:r w:rsidRPr="00027F5A">
        <w:rPr>
          <w:rFonts w:ascii="Arial" w:hAnsi="Arial" w:cs="Arial"/>
          <w:color w:val="000000" w:themeColor="text1"/>
        </w:rPr>
        <w:t>Perkiraan dari Duke Global Health Innovation Center di Durham, N.C., menunjukkan bahwa beberapa orang di negara berpenghasilan rendah mungkin harus menunggu hingga 2024 untuk mendapatkan vaksinasi.</w:t>
      </w:r>
      <w:proofErr w:type="gramEnd"/>
      <w:r w:rsidRPr="00027F5A">
        <w:rPr>
          <w:rFonts w:ascii="Arial" w:hAnsi="Arial" w:cs="Arial"/>
          <w:color w:val="000000" w:themeColor="text1"/>
        </w:rPr>
        <w:t xml:space="preserve"> Uni Eropa dan </w:t>
      </w:r>
      <w:proofErr w:type="gramStart"/>
      <w:r w:rsidRPr="00027F5A">
        <w:rPr>
          <w:rFonts w:ascii="Arial" w:hAnsi="Arial" w:cs="Arial"/>
          <w:color w:val="000000" w:themeColor="text1"/>
        </w:rPr>
        <w:t>lima</w:t>
      </w:r>
      <w:proofErr w:type="gramEnd"/>
      <w:r w:rsidRPr="00027F5A">
        <w:rPr>
          <w:rFonts w:ascii="Arial" w:hAnsi="Arial" w:cs="Arial"/>
          <w:color w:val="000000" w:themeColor="text1"/>
        </w:rPr>
        <w:t xml:space="preserve"> negara telah memesan sekitar setengah dari perkiraan pasokan vaksin untuk tahun 2021 seperti laporan Nature.</w:t>
      </w:r>
    </w:p>
    <w:p w:rsidR="00027F5A" w:rsidRPr="00027F5A" w:rsidRDefault="00027F5A" w:rsidP="00027F5A">
      <w:pPr>
        <w:pStyle w:val="NormalWeb"/>
        <w:spacing w:before="0" w:beforeAutospacing="0" w:after="225" w:afterAutospacing="0"/>
        <w:jc w:val="both"/>
        <w:rPr>
          <w:rFonts w:ascii="Arial" w:hAnsi="Arial" w:cs="Arial"/>
          <w:color w:val="000000" w:themeColor="text1"/>
        </w:rPr>
      </w:pPr>
      <w:r w:rsidRPr="00027F5A">
        <w:rPr>
          <w:rFonts w:ascii="Arial" w:hAnsi="Arial" w:cs="Arial"/>
          <w:color w:val="000000" w:themeColor="text1"/>
        </w:rPr>
        <w:t xml:space="preserve">Organisasi Kesehatan Dunia (WHO) dan kelompok global lainnya telah mencoba untuk mengatasi masalah ini dengan </w:t>
      </w:r>
      <w:r w:rsidRPr="00027F5A">
        <w:rPr>
          <w:rFonts w:ascii="Arial" w:hAnsi="Arial" w:cs="Arial"/>
          <w:color w:val="000000" w:themeColor="text1"/>
        </w:rPr>
        <w:lastRenderedPageBreak/>
        <w:t>membentuk Fasilitas Akses Global Vaksin Covid-19, juga dikenal sebagai Covax mengembangkan dan mendistribusikan secara adil 2 miliar dosis vaksin pada akhir tahun depan.</w:t>
      </w:r>
      <w:r w:rsidRPr="00027F5A">
        <w:rPr>
          <w:rFonts w:ascii="Arial" w:hAnsi="Arial" w:cs="Arial"/>
          <w:color w:val="000000" w:themeColor="text1"/>
        </w:rPr>
        <w:br/>
      </w:r>
      <w:proofErr w:type="gramStart"/>
      <w:r w:rsidRPr="00027F5A">
        <w:rPr>
          <w:rFonts w:ascii="Arial" w:hAnsi="Arial" w:cs="Arial"/>
          <w:color w:val="000000" w:themeColor="text1"/>
        </w:rPr>
        <w:t>Masalahnya bukan hanya soal suplai, tapi juga logistik.</w:t>
      </w:r>
      <w:proofErr w:type="gramEnd"/>
      <w:r w:rsidRPr="00027F5A">
        <w:rPr>
          <w:rFonts w:ascii="Arial" w:hAnsi="Arial" w:cs="Arial"/>
          <w:color w:val="000000" w:themeColor="text1"/>
        </w:rPr>
        <w:t xml:space="preserve"> </w:t>
      </w:r>
      <w:proofErr w:type="gramStart"/>
      <w:r w:rsidRPr="00027F5A">
        <w:rPr>
          <w:rFonts w:ascii="Arial" w:hAnsi="Arial" w:cs="Arial"/>
          <w:color w:val="000000" w:themeColor="text1"/>
        </w:rPr>
        <w:t>Vaksin Pfizer harus disimpan pada suhu yang sangat dingin yakni minus-94 derajat Fahrenheit.</w:t>
      </w:r>
      <w:proofErr w:type="gramEnd"/>
    </w:p>
    <w:p w:rsidR="00027F5A" w:rsidRPr="00027F5A" w:rsidRDefault="00027F5A" w:rsidP="00027F5A">
      <w:pPr>
        <w:pStyle w:val="NormalWeb"/>
        <w:spacing w:before="0" w:beforeAutospacing="0" w:after="225" w:afterAutospacing="0"/>
        <w:jc w:val="both"/>
        <w:rPr>
          <w:rFonts w:ascii="Arial" w:hAnsi="Arial" w:cs="Arial"/>
          <w:color w:val="000000" w:themeColor="text1"/>
        </w:rPr>
      </w:pPr>
      <w:proofErr w:type="gramStart"/>
      <w:r w:rsidRPr="00027F5A">
        <w:rPr>
          <w:rFonts w:ascii="Arial" w:hAnsi="Arial" w:cs="Arial"/>
          <w:color w:val="000000" w:themeColor="text1"/>
        </w:rPr>
        <w:t>Itu di luar kemampuan banyak negara saat ini, terutama pada skala yang dibutuhkan untuk program vaksinasi masal.</w:t>
      </w:r>
      <w:proofErr w:type="gramEnd"/>
      <w:r w:rsidRPr="00027F5A">
        <w:rPr>
          <w:rFonts w:ascii="Arial" w:hAnsi="Arial" w:cs="Arial"/>
          <w:color w:val="000000" w:themeColor="text1"/>
        </w:rPr>
        <w:t xml:space="preserve"> Amerika Serikat sendiri </w:t>
      </w:r>
      <w:proofErr w:type="gramStart"/>
      <w:r w:rsidRPr="00027F5A">
        <w:rPr>
          <w:rFonts w:ascii="Arial" w:hAnsi="Arial" w:cs="Arial"/>
          <w:color w:val="000000" w:themeColor="text1"/>
        </w:rPr>
        <w:t>akan</w:t>
      </w:r>
      <w:proofErr w:type="gramEnd"/>
      <w:r w:rsidRPr="00027F5A">
        <w:rPr>
          <w:rFonts w:ascii="Arial" w:hAnsi="Arial" w:cs="Arial"/>
          <w:color w:val="000000" w:themeColor="text1"/>
        </w:rPr>
        <w:t xml:space="preserve"> membutuhkan setidaknya 50 ribu deep freezer untuk upaya vaksinasi, menurut salah satu produsen.</w:t>
      </w:r>
    </w:p>
    <w:p w:rsidR="00027F5A" w:rsidRPr="00027F5A" w:rsidRDefault="00027F5A" w:rsidP="00027F5A">
      <w:pPr>
        <w:pStyle w:val="NormalWeb"/>
        <w:spacing w:before="0" w:beforeAutospacing="0" w:after="225" w:afterAutospacing="0"/>
        <w:jc w:val="both"/>
        <w:rPr>
          <w:rFonts w:ascii="Arial" w:hAnsi="Arial" w:cs="Arial"/>
          <w:color w:val="000000" w:themeColor="text1"/>
        </w:rPr>
      </w:pPr>
      <w:proofErr w:type="gramStart"/>
      <w:r w:rsidRPr="00027F5A">
        <w:rPr>
          <w:rFonts w:ascii="Arial" w:hAnsi="Arial" w:cs="Arial"/>
          <w:color w:val="000000" w:themeColor="text1"/>
        </w:rPr>
        <w:t>Beberapa ahli khawatir bahwa peluncuran yang cepat dapat merusak kepercayaan pada imunisasi, terutama jenis yang dibuat oleh Pfizer dan Moderna, yang menggunakan teknologi mRNA baru yang dapat menyebabkan efek samping jangka pendek.</w:t>
      </w:r>
      <w:proofErr w:type="gramEnd"/>
      <w:r w:rsidRPr="00027F5A">
        <w:rPr>
          <w:rFonts w:ascii="Arial" w:hAnsi="Arial" w:cs="Arial"/>
          <w:color w:val="000000" w:themeColor="text1"/>
        </w:rPr>
        <w:t xml:space="preserve"> </w:t>
      </w:r>
      <w:proofErr w:type="gramStart"/>
      <w:r w:rsidRPr="00027F5A">
        <w:rPr>
          <w:rFonts w:ascii="Arial" w:hAnsi="Arial" w:cs="Arial"/>
          <w:color w:val="000000" w:themeColor="text1"/>
        </w:rPr>
        <w:t>Hanya saja, Inggris, di tengah lonjakan kasus menjelang musim dingin, tidak mau menunggu.</w:t>
      </w:r>
      <w:proofErr w:type="gramEnd"/>
    </w:p>
    <w:p w:rsidR="00027F5A" w:rsidRPr="00027F5A" w:rsidRDefault="00027F5A" w:rsidP="00027F5A">
      <w:pPr>
        <w:pStyle w:val="NormalWeb"/>
        <w:spacing w:before="0" w:beforeAutospacing="0" w:after="225" w:afterAutospacing="0"/>
        <w:jc w:val="both"/>
        <w:rPr>
          <w:rFonts w:ascii="Arial" w:hAnsi="Arial" w:cs="Arial"/>
          <w:color w:val="000000" w:themeColor="text1"/>
        </w:rPr>
      </w:pPr>
      <w:r w:rsidRPr="00027F5A">
        <w:rPr>
          <w:rFonts w:ascii="Arial" w:hAnsi="Arial" w:cs="Arial"/>
          <w:color w:val="000000" w:themeColor="text1"/>
        </w:rPr>
        <w:t xml:space="preserve">Semua mata </w:t>
      </w:r>
      <w:proofErr w:type="gramStart"/>
      <w:r w:rsidRPr="00027F5A">
        <w:rPr>
          <w:rFonts w:ascii="Arial" w:hAnsi="Arial" w:cs="Arial"/>
          <w:color w:val="000000" w:themeColor="text1"/>
        </w:rPr>
        <w:t>akan</w:t>
      </w:r>
      <w:proofErr w:type="gramEnd"/>
      <w:r w:rsidRPr="00027F5A">
        <w:rPr>
          <w:rFonts w:ascii="Arial" w:hAnsi="Arial" w:cs="Arial"/>
          <w:color w:val="000000" w:themeColor="text1"/>
        </w:rPr>
        <w:t xml:space="preserve"> tertuju pada Inggris saat mulai meluncurkan vaksin Pfizer. </w:t>
      </w:r>
      <w:proofErr w:type="gramStart"/>
      <w:r w:rsidRPr="00027F5A">
        <w:rPr>
          <w:rFonts w:ascii="Arial" w:hAnsi="Arial" w:cs="Arial"/>
          <w:color w:val="000000" w:themeColor="text1"/>
        </w:rPr>
        <w:t>Sahin dan Ozlem Tureci dari BioNTech sudah mendapat persetujuan dari pemerintah Inggris.</w:t>
      </w:r>
      <w:proofErr w:type="gramEnd"/>
    </w:p>
    <w:p w:rsidR="00027F5A" w:rsidRPr="00027F5A" w:rsidRDefault="00027F5A" w:rsidP="00027F5A">
      <w:pPr>
        <w:pStyle w:val="Heading1"/>
        <w:spacing w:before="0" w:beforeAutospacing="0" w:after="225" w:afterAutospacing="0"/>
        <w:rPr>
          <w:rFonts w:ascii="Fremont" w:hAnsi="Fremont"/>
          <w:color w:val="3B3B3B"/>
          <w:sz w:val="40"/>
          <w:szCs w:val="40"/>
        </w:rPr>
      </w:pPr>
      <w:r w:rsidRPr="00027F5A">
        <w:rPr>
          <w:rFonts w:ascii="Fremont" w:hAnsi="Fremont"/>
          <w:color w:val="3B3B3B"/>
          <w:sz w:val="40"/>
          <w:szCs w:val="40"/>
        </w:rPr>
        <w:t>Penemu Vaksin Covid-19 yang Manjur Justru Takut, Ini Alasannya</w:t>
      </w:r>
    </w:p>
    <w:p w:rsidR="00027F5A" w:rsidRPr="00027F5A" w:rsidRDefault="00027F5A" w:rsidP="00027F5A">
      <w:pPr>
        <w:pStyle w:val="NormalWeb"/>
        <w:spacing w:before="0" w:beforeAutospacing="0" w:after="225" w:afterAutospacing="0"/>
        <w:jc w:val="both"/>
        <w:rPr>
          <w:rFonts w:ascii="Arial" w:hAnsi="Arial" w:cs="Arial"/>
        </w:rPr>
      </w:pPr>
      <w:r w:rsidRPr="00027F5A">
        <w:rPr>
          <w:rStyle w:val="Strong"/>
          <w:rFonts w:ascii="Arial" w:hAnsi="Arial" w:cs="Arial"/>
        </w:rPr>
        <w:t>JawaPos.com</w:t>
      </w:r>
      <w:r w:rsidRPr="00027F5A">
        <w:rPr>
          <w:rFonts w:ascii="Arial" w:hAnsi="Arial" w:cs="Arial"/>
        </w:rPr>
        <w:t xml:space="preserve"> – Vaksin Covid-19 yang dikembangkan Pfizer bersama BioNTech telah mulai digunakan. </w:t>
      </w:r>
      <w:proofErr w:type="gramStart"/>
      <w:r w:rsidRPr="00027F5A">
        <w:rPr>
          <w:rFonts w:ascii="Arial" w:hAnsi="Arial" w:cs="Arial"/>
        </w:rPr>
        <w:t xml:space="preserve">Sejumlah negara memutuskan menggunakan vaksin yang ditemukan oleh Ugur Sahin dan istrinya tersebut </w:t>
      </w:r>
      <w:r w:rsidRPr="00027F5A">
        <w:rPr>
          <w:rFonts w:ascii="Arial" w:hAnsi="Arial" w:cs="Arial"/>
        </w:rPr>
        <w:lastRenderedPageBreak/>
        <w:t>untuk vaksinasi.</w:t>
      </w:r>
      <w:proofErr w:type="gramEnd"/>
      <w:r w:rsidRPr="00027F5A">
        <w:rPr>
          <w:rFonts w:ascii="Arial" w:hAnsi="Arial" w:cs="Arial"/>
        </w:rPr>
        <w:t xml:space="preserve"> </w:t>
      </w:r>
      <w:proofErr w:type="gramStart"/>
      <w:r w:rsidRPr="00027F5A">
        <w:rPr>
          <w:rFonts w:ascii="Arial" w:hAnsi="Arial" w:cs="Arial"/>
        </w:rPr>
        <w:t>Vaksin Pfizer memiliki tingkat kemanjuran lebih dari 90 persen.</w:t>
      </w:r>
      <w:proofErr w:type="gramEnd"/>
    </w:p>
    <w:p w:rsidR="00027F5A" w:rsidRPr="00027F5A" w:rsidRDefault="00027F5A" w:rsidP="00027F5A">
      <w:pPr>
        <w:pStyle w:val="NormalWeb"/>
        <w:spacing w:before="0" w:beforeAutospacing="0" w:after="225" w:afterAutospacing="0"/>
        <w:jc w:val="both"/>
        <w:rPr>
          <w:rFonts w:ascii="Arial" w:hAnsi="Arial" w:cs="Arial"/>
        </w:rPr>
      </w:pPr>
      <w:proofErr w:type="gramStart"/>
      <w:r w:rsidRPr="00027F5A">
        <w:rPr>
          <w:rFonts w:ascii="Arial" w:hAnsi="Arial" w:cs="Arial"/>
        </w:rPr>
        <w:t>Hanya saja, Sahin yang juga CEO BioNTech, justru memiliki kekhawatiran sendiri.</w:t>
      </w:r>
      <w:proofErr w:type="gramEnd"/>
      <w:r w:rsidRPr="00027F5A">
        <w:rPr>
          <w:rFonts w:ascii="Arial" w:hAnsi="Arial" w:cs="Arial"/>
        </w:rPr>
        <w:t xml:space="preserve"> Dia takut stok vaksin Pfizer kurang karena ada beberapa vaksin </w:t>
      </w:r>
      <w:proofErr w:type="gramStart"/>
      <w:r w:rsidRPr="00027F5A">
        <w:rPr>
          <w:rFonts w:ascii="Arial" w:hAnsi="Arial" w:cs="Arial"/>
        </w:rPr>
        <w:t>lain</w:t>
      </w:r>
      <w:proofErr w:type="gramEnd"/>
      <w:r w:rsidRPr="00027F5A">
        <w:rPr>
          <w:rFonts w:ascii="Arial" w:hAnsi="Arial" w:cs="Arial"/>
        </w:rPr>
        <w:t xml:space="preserve"> tidak disetujui. Dia berharap ada vaksin manjur </w:t>
      </w:r>
      <w:proofErr w:type="gramStart"/>
      <w:r w:rsidRPr="00027F5A">
        <w:rPr>
          <w:rFonts w:ascii="Arial" w:hAnsi="Arial" w:cs="Arial"/>
        </w:rPr>
        <w:t>lain</w:t>
      </w:r>
      <w:proofErr w:type="gramEnd"/>
      <w:r w:rsidRPr="00027F5A">
        <w:rPr>
          <w:rFonts w:ascii="Arial" w:hAnsi="Arial" w:cs="Arial"/>
        </w:rPr>
        <w:t xml:space="preserve"> yang bisa mengisi kekosongan vaksin Pfizer-BioNTech.</w:t>
      </w:r>
    </w:p>
    <w:p w:rsidR="00027F5A" w:rsidRPr="00027F5A" w:rsidRDefault="00027F5A" w:rsidP="00027F5A">
      <w:pPr>
        <w:pStyle w:val="NormalWeb"/>
        <w:spacing w:before="0" w:beforeAutospacing="0" w:after="225" w:afterAutospacing="0"/>
        <w:jc w:val="both"/>
        <w:rPr>
          <w:rFonts w:ascii="Arial" w:hAnsi="Arial" w:cs="Arial"/>
        </w:rPr>
      </w:pPr>
      <w:r w:rsidRPr="00027F5A">
        <w:rPr>
          <w:rFonts w:ascii="Arial" w:hAnsi="Arial" w:cs="Arial"/>
        </w:rPr>
        <w:t xml:space="preserve">BioNTech telah bekerja </w:t>
      </w:r>
      <w:proofErr w:type="gramStart"/>
      <w:r w:rsidRPr="00027F5A">
        <w:rPr>
          <w:rFonts w:ascii="Arial" w:hAnsi="Arial" w:cs="Arial"/>
        </w:rPr>
        <w:t>sama</w:t>
      </w:r>
      <w:proofErr w:type="gramEnd"/>
      <w:r w:rsidRPr="00027F5A">
        <w:rPr>
          <w:rFonts w:ascii="Arial" w:hAnsi="Arial" w:cs="Arial"/>
        </w:rPr>
        <w:t xml:space="preserve"> dengan Pfizer untuk meningkatkan produksi vaksin Covid-19 buatan mereka. Sahin memperingatkan </w:t>
      </w:r>
      <w:proofErr w:type="gramStart"/>
      <w:r w:rsidRPr="00027F5A">
        <w:rPr>
          <w:rFonts w:ascii="Arial" w:hAnsi="Arial" w:cs="Arial"/>
        </w:rPr>
        <w:t>akan</w:t>
      </w:r>
      <w:proofErr w:type="gramEnd"/>
      <w:r w:rsidRPr="00027F5A">
        <w:rPr>
          <w:rFonts w:ascii="Arial" w:hAnsi="Arial" w:cs="Arial"/>
        </w:rPr>
        <w:t xml:space="preserve"> ada celah dalam pasokan sebelum vaksin lain diluncurkan.</w:t>
      </w:r>
    </w:p>
    <w:p w:rsidR="00027F5A" w:rsidRPr="00027F5A" w:rsidRDefault="00027F5A" w:rsidP="00027F5A">
      <w:pPr>
        <w:pStyle w:val="NormalWeb"/>
        <w:spacing w:before="0" w:beforeAutospacing="0" w:after="225" w:afterAutospacing="0"/>
        <w:jc w:val="both"/>
        <w:rPr>
          <w:rFonts w:ascii="Arial" w:hAnsi="Arial" w:cs="Arial"/>
        </w:rPr>
      </w:pPr>
      <w:proofErr w:type="gramStart"/>
      <w:r w:rsidRPr="00027F5A">
        <w:rPr>
          <w:rFonts w:ascii="Arial" w:hAnsi="Arial" w:cs="Arial"/>
        </w:rPr>
        <w:t>Seperti diketahui, vaksin Pfizer lambat untuk kawasan Uni Eropa karena persetujuan yang membutuhkan waktu dari regulator kesehatan.</w:t>
      </w:r>
      <w:proofErr w:type="gramEnd"/>
      <w:r w:rsidRPr="00027F5A">
        <w:rPr>
          <w:rFonts w:ascii="Arial" w:hAnsi="Arial" w:cs="Arial"/>
        </w:rPr>
        <w:t xml:space="preserve"> </w:t>
      </w:r>
      <w:proofErr w:type="gramStart"/>
      <w:r w:rsidRPr="00027F5A">
        <w:rPr>
          <w:rFonts w:ascii="Arial" w:hAnsi="Arial" w:cs="Arial"/>
        </w:rPr>
        <w:t>Selain itu, pemesanan yang dilakukan di Uni Eropa baru dalam jumlah kecil.</w:t>
      </w:r>
      <w:proofErr w:type="gramEnd"/>
      <w:r w:rsidRPr="00027F5A">
        <w:rPr>
          <w:rFonts w:ascii="Arial" w:hAnsi="Arial" w:cs="Arial"/>
        </w:rPr>
        <w:t xml:space="preserve"> </w:t>
      </w:r>
      <w:proofErr w:type="gramStart"/>
      <w:r w:rsidRPr="00027F5A">
        <w:rPr>
          <w:rFonts w:ascii="Arial" w:hAnsi="Arial" w:cs="Arial"/>
        </w:rPr>
        <w:t>Kelambatan tersebut menyebabkan kekhawatiran di Jerman, di mana beberapa daerah harus menutup sementara pusat vaksinasi beberapa hari setelah peluncuran upaya inokulasi pada 27 Desember 2020.</w:t>
      </w:r>
      <w:proofErr w:type="gramEnd"/>
    </w:p>
    <w:p w:rsidR="00027F5A" w:rsidRPr="00027F5A" w:rsidRDefault="00027F5A" w:rsidP="00027F5A">
      <w:pPr>
        <w:pStyle w:val="NormalWeb"/>
        <w:spacing w:before="0" w:beforeAutospacing="0" w:after="225" w:afterAutospacing="0"/>
        <w:jc w:val="both"/>
        <w:rPr>
          <w:rFonts w:ascii="Arial" w:hAnsi="Arial" w:cs="Arial"/>
        </w:rPr>
      </w:pPr>
      <w:proofErr w:type="gramStart"/>
      <w:r w:rsidRPr="00027F5A">
        <w:rPr>
          <w:rFonts w:ascii="Arial" w:hAnsi="Arial" w:cs="Arial"/>
        </w:rPr>
        <w:t>“Saat ini kelihatannya tidak bagus.</w:t>
      </w:r>
      <w:proofErr w:type="gramEnd"/>
      <w:r w:rsidRPr="00027F5A">
        <w:rPr>
          <w:rFonts w:ascii="Arial" w:hAnsi="Arial" w:cs="Arial"/>
        </w:rPr>
        <w:t xml:space="preserve"> Ada celah muncul karena kurangnya vaksin lain yang disetujui, dan kami harus mengisi celah tersebut dengan vaksin kami sendiri,” tutur Ugur Sahin kepada majalah mingguan Jerman, Der Spiegel dalam sebuah wawancara, seperti dilansir </w:t>
      </w:r>
      <w:hyperlink r:id="rId9" w:history="1">
        <w:r w:rsidRPr="00027F5A">
          <w:rPr>
            <w:rStyle w:val="Emphasis"/>
            <w:rFonts w:ascii="Arial" w:hAnsi="Arial" w:cs="Arial"/>
          </w:rPr>
          <w:t>Al Jazeera</w:t>
        </w:r>
      </w:hyperlink>
      <w:r w:rsidRPr="00027F5A">
        <w:rPr>
          <w:rFonts w:ascii="Arial" w:hAnsi="Arial" w:cs="Arial"/>
        </w:rPr>
        <w:t>.</w:t>
      </w:r>
    </w:p>
    <w:p w:rsidR="00027F5A" w:rsidRPr="00027F5A" w:rsidRDefault="00027F5A" w:rsidP="00027F5A">
      <w:pPr>
        <w:pStyle w:val="NormalWeb"/>
        <w:spacing w:before="0" w:beforeAutospacing="0" w:after="225" w:afterAutospacing="0"/>
        <w:jc w:val="both"/>
        <w:rPr>
          <w:rFonts w:ascii="Arial" w:hAnsi="Arial" w:cs="Arial"/>
        </w:rPr>
      </w:pPr>
      <w:r w:rsidRPr="00027F5A">
        <w:rPr>
          <w:rFonts w:ascii="Arial" w:hAnsi="Arial" w:cs="Arial"/>
        </w:rPr>
        <w:t xml:space="preserve">Vaksin dari Moderna diharapkan </w:t>
      </w:r>
      <w:proofErr w:type="gramStart"/>
      <w:r w:rsidRPr="00027F5A">
        <w:rPr>
          <w:rFonts w:ascii="Arial" w:hAnsi="Arial" w:cs="Arial"/>
        </w:rPr>
        <w:t>akan</w:t>
      </w:r>
      <w:proofErr w:type="gramEnd"/>
      <w:r w:rsidRPr="00027F5A">
        <w:rPr>
          <w:rFonts w:ascii="Arial" w:hAnsi="Arial" w:cs="Arial"/>
        </w:rPr>
        <w:t xml:space="preserve"> disetujui oleh European Medicines Agency (EMA) pada 6 Januari sehingga bisa digunakan di Jerman dan negara Uni Eropa. </w:t>
      </w:r>
      <w:proofErr w:type="gramStart"/>
      <w:r w:rsidRPr="00027F5A">
        <w:rPr>
          <w:rFonts w:ascii="Arial" w:hAnsi="Arial" w:cs="Arial"/>
        </w:rPr>
        <w:t xml:space="preserve">Selain itu, Menteri Kesehatan Jerman Jens Spahn telah mendesak EMA untuk segera menyetujui vaksin </w:t>
      </w:r>
      <w:r w:rsidRPr="00027F5A">
        <w:rPr>
          <w:rFonts w:ascii="Arial" w:hAnsi="Arial" w:cs="Arial"/>
        </w:rPr>
        <w:lastRenderedPageBreak/>
        <w:t>yang dikembangkan oleh Universitas Oxford dan AstraZeneca.</w:t>
      </w:r>
      <w:proofErr w:type="gramEnd"/>
    </w:p>
    <w:p w:rsidR="00027F5A" w:rsidRPr="00027F5A" w:rsidRDefault="00027F5A" w:rsidP="00027F5A">
      <w:pPr>
        <w:pStyle w:val="NormalWeb"/>
        <w:spacing w:before="0" w:beforeAutospacing="0" w:after="225" w:afterAutospacing="0"/>
        <w:jc w:val="both"/>
        <w:rPr>
          <w:rFonts w:ascii="Arial" w:hAnsi="Arial" w:cs="Arial"/>
        </w:rPr>
      </w:pPr>
      <w:proofErr w:type="gramStart"/>
      <w:r w:rsidRPr="00027F5A">
        <w:rPr>
          <w:rFonts w:ascii="Arial" w:hAnsi="Arial" w:cs="Arial"/>
        </w:rPr>
        <w:t>Sahin mengatakan vaksin Pfizer-BioNTech yang menggunakan messenger RNA untuk menciptakan sistem kekebalan manusia untuk melawan virus Korona, harus mampu mengatasi varian baru yang pertama kali terdeteksi di Inggris.</w:t>
      </w:r>
      <w:proofErr w:type="gramEnd"/>
      <w:r w:rsidRPr="00027F5A">
        <w:rPr>
          <w:rFonts w:ascii="Arial" w:hAnsi="Arial" w:cs="Arial"/>
        </w:rPr>
        <w:t xml:space="preserve"> </w:t>
      </w:r>
      <w:proofErr w:type="gramStart"/>
      <w:r w:rsidRPr="00027F5A">
        <w:rPr>
          <w:rFonts w:ascii="Arial" w:hAnsi="Arial" w:cs="Arial"/>
        </w:rPr>
        <w:t>Varian baru Covid-19 tersebut diyakini lebih menular.</w:t>
      </w:r>
      <w:proofErr w:type="gramEnd"/>
    </w:p>
    <w:p w:rsidR="00027F5A" w:rsidRPr="00027F5A" w:rsidRDefault="00027F5A" w:rsidP="00027F5A">
      <w:pPr>
        <w:pStyle w:val="NormalWeb"/>
        <w:spacing w:before="0" w:beforeAutospacing="0" w:after="225" w:afterAutospacing="0"/>
        <w:jc w:val="both"/>
        <w:rPr>
          <w:rFonts w:ascii="Arial" w:hAnsi="Arial" w:cs="Arial"/>
        </w:rPr>
      </w:pPr>
      <w:proofErr w:type="gramStart"/>
      <w:r w:rsidRPr="00027F5A">
        <w:rPr>
          <w:rFonts w:ascii="Arial" w:hAnsi="Arial" w:cs="Arial"/>
        </w:rPr>
        <w:t>“Kami sedang menguji apakah vaksin kami juga bisa menetralkan varian tersebut,” ujarnya.</w:t>
      </w:r>
      <w:proofErr w:type="gramEnd"/>
    </w:p>
    <w:p w:rsidR="00027F5A" w:rsidRPr="00027F5A" w:rsidRDefault="00027F5A" w:rsidP="00027F5A">
      <w:pPr>
        <w:pStyle w:val="NormalWeb"/>
        <w:spacing w:before="0" w:beforeAutospacing="0" w:after="225" w:afterAutospacing="0"/>
        <w:jc w:val="both"/>
        <w:rPr>
          <w:rFonts w:ascii="Arial" w:hAnsi="Arial" w:cs="Arial"/>
        </w:rPr>
      </w:pPr>
      <w:proofErr w:type="gramStart"/>
      <w:r w:rsidRPr="00027F5A">
        <w:rPr>
          <w:rFonts w:ascii="Arial" w:hAnsi="Arial" w:cs="Arial"/>
        </w:rPr>
        <w:t>Terkait bagaimana vaksin saat ini mengatasi mutasi yang kuat, Sahin mengatakan dimungkinkan untuk mengubah vaksin sesuai kebutuhan dalam waktu enam minggu.</w:t>
      </w:r>
      <w:proofErr w:type="gramEnd"/>
      <w:r w:rsidRPr="00027F5A">
        <w:rPr>
          <w:rFonts w:ascii="Arial" w:hAnsi="Arial" w:cs="Arial"/>
        </w:rPr>
        <w:t xml:space="preserve"> </w:t>
      </w:r>
      <w:proofErr w:type="gramStart"/>
      <w:r w:rsidRPr="00027F5A">
        <w:rPr>
          <w:rFonts w:ascii="Arial" w:hAnsi="Arial" w:cs="Arial"/>
        </w:rPr>
        <w:t>Selain itu, perawatan baru semacam itu mungkin memerlukan persetujuan peraturan tambahan.</w:t>
      </w:r>
      <w:proofErr w:type="gramEnd"/>
    </w:p>
    <w:p w:rsidR="00027F5A" w:rsidRPr="00027F5A" w:rsidRDefault="00027F5A" w:rsidP="00027F5A">
      <w:pPr>
        <w:pStyle w:val="NormalWeb"/>
        <w:spacing w:before="0" w:beforeAutospacing="0" w:after="225" w:afterAutospacing="0"/>
        <w:jc w:val="both"/>
        <w:rPr>
          <w:rFonts w:ascii="Arial" w:hAnsi="Arial" w:cs="Arial"/>
        </w:rPr>
      </w:pPr>
      <w:proofErr w:type="gramStart"/>
      <w:r w:rsidRPr="00027F5A">
        <w:rPr>
          <w:rFonts w:ascii="Arial" w:hAnsi="Arial" w:cs="Arial"/>
        </w:rPr>
        <w:t>Produksi baru vaksin Pfizer telah direncanakan Sahin bersama istrinya, Oezlem Tuereci.</w:t>
      </w:r>
      <w:proofErr w:type="gramEnd"/>
      <w:r w:rsidRPr="00027F5A">
        <w:rPr>
          <w:rFonts w:ascii="Arial" w:hAnsi="Arial" w:cs="Arial"/>
        </w:rPr>
        <w:t xml:space="preserve"> Pfizer bersama BioNTech berharap dapat meluncurkan lini produksi baru di Marburg, Jerman, pada Februari mendatang yang dapat menghasilkan 250 juta dosis vaksin pada paruh pertama tahun ini.</w:t>
      </w:r>
    </w:p>
    <w:p w:rsidR="00027F5A" w:rsidRPr="00027F5A" w:rsidRDefault="00027F5A" w:rsidP="00027F5A">
      <w:pPr>
        <w:pStyle w:val="NormalWeb"/>
        <w:spacing w:before="0" w:beforeAutospacing="0" w:after="225" w:afterAutospacing="0"/>
        <w:jc w:val="both"/>
        <w:rPr>
          <w:rFonts w:ascii="Arial" w:hAnsi="Arial" w:cs="Arial"/>
        </w:rPr>
      </w:pPr>
      <w:proofErr w:type="gramStart"/>
      <w:r w:rsidRPr="00027F5A">
        <w:rPr>
          <w:rFonts w:ascii="Arial" w:hAnsi="Arial" w:cs="Arial"/>
        </w:rPr>
        <w:t>Pembicaraan sedang dilakukan dengan pabrikan tentang meningkatkan produksi dan harus ada kejelasan jumlah lebih besar pada akhir Januari.</w:t>
      </w:r>
      <w:proofErr w:type="gramEnd"/>
      <w:r w:rsidRPr="00027F5A">
        <w:rPr>
          <w:rFonts w:ascii="Arial" w:hAnsi="Arial" w:cs="Arial"/>
        </w:rPr>
        <w:t xml:space="preserve"> Sahin juga mengatakan BioNTech </w:t>
      </w:r>
      <w:proofErr w:type="gramStart"/>
      <w:r w:rsidRPr="00027F5A">
        <w:rPr>
          <w:rFonts w:ascii="Arial" w:hAnsi="Arial" w:cs="Arial"/>
        </w:rPr>
        <w:t>akan</w:t>
      </w:r>
      <w:proofErr w:type="gramEnd"/>
      <w:r w:rsidRPr="00027F5A">
        <w:rPr>
          <w:rFonts w:ascii="Arial" w:hAnsi="Arial" w:cs="Arial"/>
        </w:rPr>
        <w:t xml:space="preserve"> membuat vaksinnya yang membutuhkan penyimpanan sekitar minus 70 derajat Celcius (minus 94 Fahrenheit) lebih mudah dalam penanganannya.</w:t>
      </w:r>
    </w:p>
    <w:p w:rsidR="00027F5A" w:rsidRDefault="00027F5A" w:rsidP="00027F5A">
      <w:pPr>
        <w:pStyle w:val="Heading1"/>
        <w:spacing w:before="0" w:beforeAutospacing="0" w:after="225" w:afterAutospacing="0"/>
        <w:rPr>
          <w:rFonts w:ascii="Fremont" w:hAnsi="Fremont"/>
          <w:color w:val="3B3B3B"/>
        </w:rPr>
      </w:pPr>
    </w:p>
    <w:p w:rsidR="00427CAB" w:rsidRPr="006924E1" w:rsidRDefault="00427CAB" w:rsidP="006924E1">
      <w:pPr>
        <w:shd w:val="clear" w:color="auto" w:fill="FFFFFF"/>
        <w:spacing w:after="300" w:line="240" w:lineRule="auto"/>
        <w:jc w:val="both"/>
        <w:rPr>
          <w:rFonts w:ascii="Arial" w:hAnsi="Arial" w:cs="Arial"/>
          <w:color w:val="2A2A2A"/>
          <w:sz w:val="21"/>
          <w:szCs w:val="21"/>
          <w:shd w:val="clear" w:color="auto" w:fill="FFFFFF"/>
        </w:rPr>
      </w:pPr>
    </w:p>
    <w:sectPr w:rsidR="00427CAB" w:rsidRPr="006924E1" w:rsidSect="00E510D4">
      <w:pgSz w:w="12240" w:h="15840" w:code="1"/>
      <w:pgMar w:top="1418" w:right="1418" w:bottom="1418" w:left="1418" w:header="709" w:footer="709"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tham">
    <w:altName w:val="Times New Roman"/>
    <w:panose1 w:val="00000000000000000000"/>
    <w:charset w:val="00"/>
    <w:family w:val="roman"/>
    <w:notTrueType/>
    <w:pitch w:val="default"/>
  </w:font>
  <w:font w:name="Fremon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10D4"/>
    <w:rsid w:val="00027F5A"/>
    <w:rsid w:val="001931CA"/>
    <w:rsid w:val="00427CAB"/>
    <w:rsid w:val="006924E1"/>
    <w:rsid w:val="00C727D0"/>
    <w:rsid w:val="00E510D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510D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E510D4"/>
    <w:rPr>
      <w:color w:val="0000FF"/>
      <w:u w:val="single"/>
    </w:rPr>
  </w:style>
  <w:style w:type="character" w:customStyle="1" w:styleId="Heading1Char">
    <w:name w:val="Heading 1 Char"/>
    <w:basedOn w:val="DefaultParagraphFont"/>
    <w:link w:val="Heading1"/>
    <w:uiPriority w:val="9"/>
    <w:rsid w:val="00E510D4"/>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E510D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510D4"/>
    <w:rPr>
      <w:b/>
      <w:bCs/>
    </w:rPr>
  </w:style>
  <w:style w:type="character" w:customStyle="1" w:styleId="vlink">
    <w:name w:val="vlink"/>
    <w:basedOn w:val="DefaultParagraphFont"/>
    <w:rsid w:val="00E510D4"/>
  </w:style>
  <w:style w:type="character" w:customStyle="1" w:styleId="vwrapper">
    <w:name w:val="v_wrapper"/>
    <w:basedOn w:val="DefaultParagraphFont"/>
    <w:rsid w:val="00E510D4"/>
  </w:style>
  <w:style w:type="character" w:customStyle="1" w:styleId="vfirstword">
    <w:name w:val="v_firstword"/>
    <w:basedOn w:val="DefaultParagraphFont"/>
    <w:rsid w:val="00E510D4"/>
  </w:style>
  <w:style w:type="character" w:customStyle="1" w:styleId="vspacer">
    <w:name w:val="v_spacer"/>
    <w:basedOn w:val="DefaultParagraphFont"/>
    <w:rsid w:val="00E510D4"/>
  </w:style>
  <w:style w:type="character" w:styleId="Emphasis">
    <w:name w:val="Emphasis"/>
    <w:basedOn w:val="DefaultParagraphFont"/>
    <w:uiPriority w:val="20"/>
    <w:qFormat/>
    <w:rsid w:val="00027F5A"/>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510D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E510D4"/>
    <w:rPr>
      <w:color w:val="0000FF"/>
      <w:u w:val="single"/>
    </w:rPr>
  </w:style>
  <w:style w:type="character" w:customStyle="1" w:styleId="Heading1Char">
    <w:name w:val="Heading 1 Char"/>
    <w:basedOn w:val="DefaultParagraphFont"/>
    <w:link w:val="Heading1"/>
    <w:uiPriority w:val="9"/>
    <w:rsid w:val="00E510D4"/>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E510D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510D4"/>
    <w:rPr>
      <w:b/>
      <w:bCs/>
    </w:rPr>
  </w:style>
  <w:style w:type="character" w:customStyle="1" w:styleId="vlink">
    <w:name w:val="vlink"/>
    <w:basedOn w:val="DefaultParagraphFont"/>
    <w:rsid w:val="00E510D4"/>
  </w:style>
  <w:style w:type="character" w:customStyle="1" w:styleId="vwrapper">
    <w:name w:val="v_wrapper"/>
    <w:basedOn w:val="DefaultParagraphFont"/>
    <w:rsid w:val="00E510D4"/>
  </w:style>
  <w:style w:type="character" w:customStyle="1" w:styleId="vfirstword">
    <w:name w:val="v_firstword"/>
    <w:basedOn w:val="DefaultParagraphFont"/>
    <w:rsid w:val="00E510D4"/>
  </w:style>
  <w:style w:type="character" w:customStyle="1" w:styleId="vspacer">
    <w:name w:val="v_spacer"/>
    <w:basedOn w:val="DefaultParagraphFont"/>
    <w:rsid w:val="00E510D4"/>
  </w:style>
  <w:style w:type="character" w:styleId="Emphasis">
    <w:name w:val="Emphasis"/>
    <w:basedOn w:val="DefaultParagraphFont"/>
    <w:uiPriority w:val="20"/>
    <w:qFormat/>
    <w:rsid w:val="00027F5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4045928">
      <w:bodyDiv w:val="1"/>
      <w:marLeft w:val="0"/>
      <w:marRight w:val="0"/>
      <w:marTop w:val="0"/>
      <w:marBottom w:val="0"/>
      <w:divBdr>
        <w:top w:val="none" w:sz="0" w:space="0" w:color="auto"/>
        <w:left w:val="none" w:sz="0" w:space="0" w:color="auto"/>
        <w:bottom w:val="none" w:sz="0" w:space="0" w:color="auto"/>
        <w:right w:val="none" w:sz="0" w:space="0" w:color="auto"/>
      </w:divBdr>
    </w:div>
    <w:div w:id="466362046">
      <w:bodyDiv w:val="1"/>
      <w:marLeft w:val="0"/>
      <w:marRight w:val="0"/>
      <w:marTop w:val="0"/>
      <w:marBottom w:val="0"/>
      <w:divBdr>
        <w:top w:val="none" w:sz="0" w:space="0" w:color="auto"/>
        <w:left w:val="none" w:sz="0" w:space="0" w:color="auto"/>
        <w:bottom w:val="none" w:sz="0" w:space="0" w:color="auto"/>
        <w:right w:val="none" w:sz="0" w:space="0" w:color="auto"/>
      </w:divBdr>
    </w:div>
    <w:div w:id="566571367">
      <w:bodyDiv w:val="1"/>
      <w:marLeft w:val="0"/>
      <w:marRight w:val="0"/>
      <w:marTop w:val="0"/>
      <w:marBottom w:val="0"/>
      <w:divBdr>
        <w:top w:val="none" w:sz="0" w:space="0" w:color="auto"/>
        <w:left w:val="none" w:sz="0" w:space="0" w:color="auto"/>
        <w:bottom w:val="none" w:sz="0" w:space="0" w:color="auto"/>
        <w:right w:val="none" w:sz="0" w:space="0" w:color="auto"/>
      </w:divBdr>
    </w:div>
    <w:div w:id="958992399">
      <w:bodyDiv w:val="1"/>
      <w:marLeft w:val="0"/>
      <w:marRight w:val="0"/>
      <w:marTop w:val="0"/>
      <w:marBottom w:val="0"/>
      <w:divBdr>
        <w:top w:val="none" w:sz="0" w:space="0" w:color="auto"/>
        <w:left w:val="none" w:sz="0" w:space="0" w:color="auto"/>
        <w:bottom w:val="none" w:sz="0" w:space="0" w:color="auto"/>
        <w:right w:val="none" w:sz="0" w:space="0" w:color="auto"/>
      </w:divBdr>
    </w:div>
    <w:div w:id="1073743607">
      <w:bodyDiv w:val="1"/>
      <w:marLeft w:val="0"/>
      <w:marRight w:val="0"/>
      <w:marTop w:val="0"/>
      <w:marBottom w:val="0"/>
      <w:divBdr>
        <w:top w:val="none" w:sz="0" w:space="0" w:color="auto"/>
        <w:left w:val="none" w:sz="0" w:space="0" w:color="auto"/>
        <w:bottom w:val="none" w:sz="0" w:space="0" w:color="auto"/>
        <w:right w:val="none" w:sz="0" w:space="0" w:color="auto"/>
      </w:divBdr>
    </w:div>
    <w:div w:id="1095711722">
      <w:bodyDiv w:val="1"/>
      <w:marLeft w:val="0"/>
      <w:marRight w:val="0"/>
      <w:marTop w:val="0"/>
      <w:marBottom w:val="0"/>
      <w:divBdr>
        <w:top w:val="none" w:sz="0" w:space="0" w:color="auto"/>
        <w:left w:val="none" w:sz="0" w:space="0" w:color="auto"/>
        <w:bottom w:val="none" w:sz="0" w:space="0" w:color="auto"/>
        <w:right w:val="none" w:sz="0" w:space="0" w:color="auto"/>
      </w:divBdr>
    </w:div>
    <w:div w:id="1178420213">
      <w:bodyDiv w:val="1"/>
      <w:marLeft w:val="0"/>
      <w:marRight w:val="0"/>
      <w:marTop w:val="0"/>
      <w:marBottom w:val="0"/>
      <w:divBdr>
        <w:top w:val="none" w:sz="0" w:space="0" w:color="auto"/>
        <w:left w:val="none" w:sz="0" w:space="0" w:color="auto"/>
        <w:bottom w:val="none" w:sz="0" w:space="0" w:color="auto"/>
        <w:right w:val="none" w:sz="0" w:space="0" w:color="auto"/>
      </w:divBdr>
      <w:divsChild>
        <w:div w:id="1195577267">
          <w:marLeft w:val="0"/>
          <w:marRight w:val="0"/>
          <w:marTop w:val="0"/>
          <w:marBottom w:val="0"/>
          <w:divBdr>
            <w:top w:val="none" w:sz="0" w:space="0" w:color="auto"/>
            <w:left w:val="none" w:sz="0" w:space="0" w:color="auto"/>
            <w:bottom w:val="none" w:sz="0" w:space="0" w:color="auto"/>
            <w:right w:val="none" w:sz="0" w:space="0" w:color="auto"/>
          </w:divBdr>
          <w:divsChild>
            <w:div w:id="199467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687308">
      <w:bodyDiv w:val="1"/>
      <w:marLeft w:val="0"/>
      <w:marRight w:val="0"/>
      <w:marTop w:val="0"/>
      <w:marBottom w:val="0"/>
      <w:divBdr>
        <w:top w:val="none" w:sz="0" w:space="0" w:color="auto"/>
        <w:left w:val="none" w:sz="0" w:space="0" w:color="auto"/>
        <w:bottom w:val="none" w:sz="0" w:space="0" w:color="auto"/>
        <w:right w:val="none" w:sz="0" w:space="0" w:color="auto"/>
      </w:divBdr>
    </w:div>
    <w:div w:id="1441796995">
      <w:bodyDiv w:val="1"/>
      <w:marLeft w:val="0"/>
      <w:marRight w:val="0"/>
      <w:marTop w:val="0"/>
      <w:marBottom w:val="0"/>
      <w:divBdr>
        <w:top w:val="none" w:sz="0" w:space="0" w:color="auto"/>
        <w:left w:val="none" w:sz="0" w:space="0" w:color="auto"/>
        <w:bottom w:val="none" w:sz="0" w:space="0" w:color="auto"/>
        <w:right w:val="none" w:sz="0" w:space="0" w:color="auto"/>
      </w:divBdr>
      <w:divsChild>
        <w:div w:id="844050327">
          <w:marLeft w:val="0"/>
          <w:marRight w:val="0"/>
          <w:marTop w:val="0"/>
          <w:marBottom w:val="0"/>
          <w:divBdr>
            <w:top w:val="none" w:sz="0" w:space="0" w:color="auto"/>
            <w:left w:val="none" w:sz="0" w:space="0" w:color="auto"/>
            <w:bottom w:val="none" w:sz="0" w:space="0" w:color="auto"/>
            <w:right w:val="none" w:sz="0" w:space="0" w:color="auto"/>
          </w:divBdr>
          <w:divsChild>
            <w:div w:id="95663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158881">
      <w:bodyDiv w:val="1"/>
      <w:marLeft w:val="0"/>
      <w:marRight w:val="0"/>
      <w:marTop w:val="0"/>
      <w:marBottom w:val="0"/>
      <w:divBdr>
        <w:top w:val="none" w:sz="0" w:space="0" w:color="auto"/>
        <w:left w:val="none" w:sz="0" w:space="0" w:color="auto"/>
        <w:bottom w:val="none" w:sz="0" w:space="0" w:color="auto"/>
        <w:right w:val="none" w:sz="0" w:space="0" w:color="auto"/>
      </w:divBdr>
    </w:div>
    <w:div w:id="1810660065">
      <w:bodyDiv w:val="1"/>
      <w:marLeft w:val="0"/>
      <w:marRight w:val="0"/>
      <w:marTop w:val="0"/>
      <w:marBottom w:val="0"/>
      <w:divBdr>
        <w:top w:val="none" w:sz="0" w:space="0" w:color="auto"/>
        <w:left w:val="none" w:sz="0" w:space="0" w:color="auto"/>
        <w:bottom w:val="none" w:sz="0" w:space="0" w:color="auto"/>
        <w:right w:val="none" w:sz="0" w:space="0" w:color="auto"/>
      </w:divBdr>
    </w:div>
    <w:div w:id="1996839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awapos.com/tag/ugur-sahin/" TargetMode="External"/><Relationship Id="rId3" Type="http://schemas.openxmlformats.org/officeDocument/2006/relationships/settings" Target="settings.xml"/><Relationship Id="rId7" Type="http://schemas.openxmlformats.org/officeDocument/2006/relationships/hyperlink" Target="https://www.jawapos.com/tag/vaksin-pfizer/"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s://www.cnbcindonesia.com/search?query=World+Health+Organization" TargetMode="External"/><Relationship Id="rId11" Type="http://schemas.openxmlformats.org/officeDocument/2006/relationships/theme" Target="theme/theme1.xml"/><Relationship Id="rId5" Type="http://schemas.openxmlformats.org/officeDocument/2006/relationships/hyperlink" Target="https://www.cnbcindonesia.com/search?query=World+health+organization"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aljazeera.com/economy/2021/1/1/covid-biontech-founders-warn-of-vaccine-supply-gap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5</Pages>
  <Words>2009</Words>
  <Characters>11457</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2021-04-04T07:02:00Z</dcterms:created>
  <dcterms:modified xsi:type="dcterms:W3CDTF">2021-04-04T07:43:00Z</dcterms:modified>
</cp:coreProperties>
</file>