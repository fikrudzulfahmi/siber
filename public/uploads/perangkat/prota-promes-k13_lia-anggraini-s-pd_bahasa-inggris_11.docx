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3D462C" w14:textId="77777777" w:rsidR="00316558" w:rsidRPr="002251F3" w:rsidRDefault="00316558" w:rsidP="002251F3">
      <w:pPr>
        <w:spacing w:before="60" w:after="60" w:line="240" w:lineRule="auto"/>
        <w:jc w:val="center"/>
        <w:rPr>
          <w:rFonts w:ascii="Times New Roman" w:hAnsi="Times New Roman"/>
          <w:b/>
          <w:sz w:val="24"/>
          <w:szCs w:val="24"/>
          <w:lang w:val="en-ID"/>
          <w:rPrChange w:id="0" w:author="Author">
            <w:rPr>
              <w:rFonts w:ascii="Times New Roman" w:hAnsi="Times New Roman"/>
              <w:b/>
              <w:color w:val="FFFFFF" w:themeColor="background1"/>
              <w:sz w:val="24"/>
              <w:szCs w:val="24"/>
              <w:lang w:val="en-ID"/>
            </w:rPr>
          </w:rPrChange>
        </w:rPr>
        <w:pPrChange w:id="1" w:author="Author">
          <w:pPr>
            <w:shd w:val="clear" w:color="auto" w:fill="A50021"/>
            <w:spacing w:before="60" w:after="60" w:line="240" w:lineRule="auto"/>
            <w:jc w:val="center"/>
          </w:pPr>
        </w:pPrChange>
      </w:pPr>
      <w:r w:rsidRPr="002251F3">
        <w:rPr>
          <w:rFonts w:ascii="Times New Roman" w:hAnsi="Times New Roman"/>
          <w:b/>
          <w:sz w:val="24"/>
          <w:szCs w:val="24"/>
          <w:lang w:val="en-ID"/>
          <w:rPrChange w:id="2" w:author="Author">
            <w:rPr>
              <w:rFonts w:ascii="Times New Roman" w:hAnsi="Times New Roman"/>
              <w:b/>
              <w:color w:val="FFFFFF" w:themeColor="background1"/>
              <w:sz w:val="24"/>
              <w:szCs w:val="24"/>
              <w:lang w:val="en-ID"/>
            </w:rPr>
          </w:rPrChange>
        </w:rPr>
        <w:t xml:space="preserve">PROGRAM SEMESTER </w:t>
      </w:r>
      <w:proofErr w:type="gramStart"/>
      <w:r w:rsidRPr="002251F3">
        <w:rPr>
          <w:rFonts w:ascii="Times New Roman" w:hAnsi="Times New Roman"/>
          <w:b/>
          <w:sz w:val="24"/>
          <w:szCs w:val="24"/>
          <w:lang w:val="en-ID"/>
          <w:rPrChange w:id="3" w:author="Author">
            <w:rPr>
              <w:rFonts w:ascii="Times New Roman" w:hAnsi="Times New Roman"/>
              <w:b/>
              <w:color w:val="FFFFFF" w:themeColor="background1"/>
              <w:sz w:val="24"/>
              <w:szCs w:val="24"/>
              <w:lang w:val="en-ID"/>
            </w:rPr>
          </w:rPrChange>
        </w:rPr>
        <w:t>( PROSEM</w:t>
      </w:r>
      <w:proofErr w:type="gramEnd"/>
      <w:r w:rsidRPr="002251F3">
        <w:rPr>
          <w:rFonts w:ascii="Times New Roman" w:hAnsi="Times New Roman"/>
          <w:b/>
          <w:sz w:val="24"/>
          <w:szCs w:val="24"/>
          <w:lang w:val="en-ID"/>
          <w:rPrChange w:id="4" w:author="Author">
            <w:rPr>
              <w:rFonts w:ascii="Times New Roman" w:hAnsi="Times New Roman"/>
              <w:b/>
              <w:color w:val="FFFFFF" w:themeColor="background1"/>
              <w:sz w:val="24"/>
              <w:szCs w:val="24"/>
              <w:lang w:val="en-ID"/>
            </w:rPr>
          </w:rPrChange>
        </w:rPr>
        <w:t xml:space="preserve"> )</w:t>
      </w:r>
    </w:p>
    <w:p w14:paraId="75B9D8C7" w14:textId="77777777" w:rsidR="00316558" w:rsidRPr="002251F3" w:rsidRDefault="00316558" w:rsidP="002251F3">
      <w:pPr>
        <w:spacing w:before="60" w:after="60" w:line="240" w:lineRule="auto"/>
        <w:jc w:val="center"/>
        <w:rPr>
          <w:rFonts w:ascii="Times New Roman" w:hAnsi="Times New Roman"/>
          <w:b/>
          <w:sz w:val="24"/>
          <w:szCs w:val="24"/>
          <w:rPrChange w:id="5" w:author="Author">
            <w:rPr>
              <w:rFonts w:ascii="Times New Roman" w:hAnsi="Times New Roman"/>
              <w:b/>
              <w:color w:val="FFFFFF" w:themeColor="background1"/>
              <w:sz w:val="24"/>
              <w:szCs w:val="24"/>
            </w:rPr>
          </w:rPrChange>
        </w:rPr>
        <w:pPrChange w:id="6" w:author="Author">
          <w:pPr>
            <w:shd w:val="clear" w:color="auto" w:fill="A50021"/>
            <w:spacing w:before="60" w:after="60" w:line="240" w:lineRule="auto"/>
            <w:jc w:val="center"/>
          </w:pPr>
        </w:pPrChange>
      </w:pPr>
      <w:r w:rsidRPr="002251F3">
        <w:rPr>
          <w:rFonts w:ascii="Times New Roman" w:hAnsi="Times New Roman"/>
          <w:b/>
          <w:sz w:val="24"/>
          <w:szCs w:val="24"/>
          <w:lang w:val="en-ID"/>
          <w:rPrChange w:id="7" w:author="Author">
            <w:rPr>
              <w:rFonts w:ascii="Times New Roman" w:hAnsi="Times New Roman"/>
              <w:b/>
              <w:color w:val="FFFFFF" w:themeColor="background1"/>
              <w:sz w:val="24"/>
              <w:szCs w:val="24"/>
              <w:lang w:val="en-ID"/>
            </w:rPr>
          </w:rPrChange>
        </w:rPr>
        <w:t xml:space="preserve">FASE </w:t>
      </w:r>
      <w:r w:rsidRPr="002251F3">
        <w:rPr>
          <w:rFonts w:ascii="Times New Roman" w:hAnsi="Times New Roman"/>
          <w:b/>
          <w:sz w:val="24"/>
          <w:szCs w:val="24"/>
          <w:rPrChange w:id="8" w:author="Author">
            <w:rPr>
              <w:rFonts w:ascii="Times New Roman" w:hAnsi="Times New Roman"/>
              <w:b/>
              <w:color w:val="FFFFFF" w:themeColor="background1"/>
              <w:sz w:val="24"/>
              <w:szCs w:val="24"/>
            </w:rPr>
          </w:rPrChange>
        </w:rPr>
        <w:t>F</w:t>
      </w:r>
      <w:r w:rsidRPr="002251F3">
        <w:rPr>
          <w:rFonts w:ascii="Times New Roman" w:hAnsi="Times New Roman"/>
          <w:b/>
          <w:sz w:val="24"/>
          <w:szCs w:val="24"/>
          <w:lang w:val="en-ID"/>
          <w:rPrChange w:id="9" w:author="Author">
            <w:rPr>
              <w:rFonts w:ascii="Times New Roman" w:hAnsi="Times New Roman"/>
              <w:b/>
              <w:color w:val="FFFFFF" w:themeColor="background1"/>
              <w:sz w:val="24"/>
              <w:szCs w:val="24"/>
              <w:lang w:val="en-ID"/>
            </w:rPr>
          </w:rPrChange>
        </w:rPr>
        <w:t xml:space="preserve"> KELAS </w:t>
      </w:r>
      <w:r w:rsidRPr="002251F3">
        <w:rPr>
          <w:rFonts w:ascii="Times New Roman" w:hAnsi="Times New Roman"/>
          <w:b/>
          <w:sz w:val="24"/>
          <w:szCs w:val="24"/>
          <w:lang w:val="id-ID"/>
          <w:rPrChange w:id="10" w:author="Author">
            <w:rPr>
              <w:rFonts w:ascii="Times New Roman" w:hAnsi="Times New Roman"/>
              <w:b/>
              <w:color w:val="FFFFFF" w:themeColor="background1"/>
              <w:sz w:val="24"/>
              <w:szCs w:val="24"/>
              <w:lang w:val="id-ID"/>
            </w:rPr>
          </w:rPrChange>
        </w:rPr>
        <w:t>X</w:t>
      </w:r>
      <w:r w:rsidRPr="002251F3">
        <w:rPr>
          <w:rFonts w:ascii="Times New Roman" w:hAnsi="Times New Roman"/>
          <w:b/>
          <w:sz w:val="24"/>
          <w:szCs w:val="24"/>
          <w:rPrChange w:id="11" w:author="Author">
            <w:rPr>
              <w:rFonts w:ascii="Times New Roman" w:hAnsi="Times New Roman"/>
              <w:b/>
              <w:color w:val="FFFFFF" w:themeColor="background1"/>
              <w:sz w:val="24"/>
              <w:szCs w:val="24"/>
            </w:rPr>
          </w:rPrChange>
        </w:rPr>
        <w:t>I</w:t>
      </w:r>
    </w:p>
    <w:p w14:paraId="75BE3F7A" w14:textId="77777777" w:rsidR="00964CA9" w:rsidRPr="00DD74A3" w:rsidRDefault="00964CA9" w:rsidP="00F118C4">
      <w:pPr>
        <w:spacing w:before="60" w:after="60" w:line="240" w:lineRule="auto"/>
        <w:jc w:val="center"/>
        <w:rPr>
          <w:rFonts w:ascii="Times New Roman" w:hAnsi="Times New Roman"/>
          <w:b/>
          <w:sz w:val="24"/>
          <w:szCs w:val="24"/>
          <w:lang w:val="id-ID"/>
        </w:rPr>
      </w:pPr>
    </w:p>
    <w:p w14:paraId="1E962ED2" w14:textId="77777777" w:rsidR="00964CA9" w:rsidRPr="00DD74A3" w:rsidRDefault="00964CA9" w:rsidP="00F118C4">
      <w:pPr>
        <w:tabs>
          <w:tab w:val="left" w:pos="2694"/>
          <w:tab w:val="left" w:pos="2977"/>
        </w:tabs>
        <w:spacing w:before="60" w:after="60" w:line="240" w:lineRule="auto"/>
        <w:ind w:left="426"/>
        <w:jc w:val="both"/>
        <w:rPr>
          <w:rFonts w:ascii="Times New Roman" w:hAnsi="Times New Roman"/>
          <w:b/>
          <w:sz w:val="24"/>
          <w:szCs w:val="24"/>
          <w:lang w:val="fi-FI"/>
        </w:rPr>
      </w:pPr>
    </w:p>
    <w:p w14:paraId="028EFFBD" w14:textId="178F08DD" w:rsidR="00964CA9" w:rsidRPr="00DD74A3" w:rsidRDefault="00316558" w:rsidP="00F118C4">
      <w:pPr>
        <w:tabs>
          <w:tab w:val="left" w:pos="2694"/>
          <w:tab w:val="left" w:pos="2977"/>
        </w:tabs>
        <w:spacing w:before="60" w:after="60" w:line="240" w:lineRule="auto"/>
        <w:ind w:left="426"/>
        <w:jc w:val="both"/>
        <w:rPr>
          <w:rFonts w:ascii="Times New Roman" w:hAnsi="Times New Roman"/>
          <w:b/>
          <w:sz w:val="24"/>
          <w:szCs w:val="24"/>
          <w:lang w:val="en-ID"/>
        </w:rPr>
      </w:pPr>
      <w:r w:rsidRPr="00DD74A3">
        <w:rPr>
          <w:rFonts w:ascii="Times New Roman" w:hAnsi="Times New Roman"/>
          <w:b/>
          <w:sz w:val="24"/>
          <w:szCs w:val="24"/>
          <w:lang w:val="fi-FI"/>
        </w:rPr>
        <w:t>Satuan Pendidikan</w:t>
      </w:r>
      <w:r w:rsidRPr="00DD74A3">
        <w:rPr>
          <w:rFonts w:ascii="Times New Roman" w:hAnsi="Times New Roman"/>
          <w:b/>
          <w:sz w:val="24"/>
          <w:szCs w:val="24"/>
          <w:lang w:val="en-ID"/>
        </w:rPr>
        <w:tab/>
      </w:r>
      <w:r w:rsidRPr="00DD74A3">
        <w:rPr>
          <w:rFonts w:ascii="Times New Roman" w:hAnsi="Times New Roman"/>
          <w:b/>
          <w:sz w:val="24"/>
          <w:szCs w:val="24"/>
          <w:lang w:val="fi-FI"/>
        </w:rPr>
        <w:t>:</w:t>
      </w:r>
      <w:r w:rsidRPr="00DD74A3">
        <w:rPr>
          <w:rFonts w:ascii="Times New Roman" w:hAnsi="Times New Roman"/>
          <w:b/>
          <w:sz w:val="24"/>
          <w:szCs w:val="24"/>
          <w:lang w:val="fi-FI"/>
        </w:rPr>
        <w:tab/>
      </w:r>
      <w:del w:id="12" w:author="Author">
        <w:r w:rsidRPr="00DD74A3" w:rsidDel="00E0229E">
          <w:rPr>
            <w:rFonts w:ascii="Times New Roman" w:hAnsi="Times New Roman"/>
            <w:b/>
            <w:sz w:val="24"/>
            <w:szCs w:val="24"/>
            <w:lang w:val="id-ID"/>
          </w:rPr>
          <w:delText>SMA</w:delText>
        </w:r>
        <w:r w:rsidRPr="00DD74A3" w:rsidDel="00E0229E">
          <w:rPr>
            <w:rFonts w:ascii="Times New Roman" w:hAnsi="Times New Roman"/>
            <w:b/>
            <w:sz w:val="24"/>
            <w:szCs w:val="24"/>
          </w:rPr>
          <w:delText>/</w:delText>
        </w:r>
      </w:del>
      <w:r w:rsidRPr="00DD74A3">
        <w:rPr>
          <w:rFonts w:ascii="Times New Roman" w:hAnsi="Times New Roman"/>
          <w:b/>
          <w:sz w:val="24"/>
          <w:szCs w:val="24"/>
        </w:rPr>
        <w:t>M</w:t>
      </w:r>
      <w:ins w:id="13" w:author="Author">
        <w:r w:rsidR="00E0229E">
          <w:rPr>
            <w:rFonts w:ascii="Times New Roman" w:hAnsi="Times New Roman"/>
            <w:b/>
            <w:bCs/>
            <w:sz w:val="24"/>
            <w:szCs w:val="24"/>
          </w:rPr>
          <w:t>AS ROUDLOTUL MUTAALIMIN</w:t>
        </w:r>
      </w:ins>
      <w:del w:id="14" w:author="Author">
        <w:r w:rsidRPr="00DD74A3" w:rsidDel="00E0229E">
          <w:rPr>
            <w:rFonts w:ascii="Times New Roman" w:hAnsi="Times New Roman"/>
            <w:b/>
            <w:sz w:val="24"/>
            <w:szCs w:val="24"/>
          </w:rPr>
          <w:delText xml:space="preserve">A </w:delText>
        </w:r>
        <w:r w:rsidRPr="00DD74A3" w:rsidDel="00E0229E">
          <w:rPr>
            <w:rFonts w:ascii="Times New Roman" w:hAnsi="Times New Roman"/>
            <w:sz w:val="24"/>
            <w:szCs w:val="24"/>
          </w:rPr>
          <w:delText>…………………….....................</w:delText>
        </w:r>
      </w:del>
    </w:p>
    <w:p w14:paraId="42F5BA25" w14:textId="77777777" w:rsidR="00964CA9" w:rsidRPr="00DD74A3" w:rsidRDefault="00316558" w:rsidP="00F118C4">
      <w:pPr>
        <w:tabs>
          <w:tab w:val="left" w:pos="2694"/>
          <w:tab w:val="left" w:pos="2977"/>
        </w:tabs>
        <w:spacing w:before="60" w:after="60" w:line="240" w:lineRule="auto"/>
        <w:ind w:left="426"/>
        <w:jc w:val="both"/>
        <w:rPr>
          <w:rFonts w:ascii="Times New Roman" w:hAnsi="Times New Roman"/>
          <w:b/>
          <w:sz w:val="24"/>
          <w:szCs w:val="24"/>
          <w:lang w:val="fi-FI"/>
        </w:rPr>
      </w:pPr>
      <w:r w:rsidRPr="00DD74A3">
        <w:rPr>
          <w:rFonts w:ascii="Times New Roman" w:hAnsi="Times New Roman"/>
          <w:b/>
          <w:sz w:val="24"/>
          <w:szCs w:val="24"/>
          <w:lang w:val="fi-FI"/>
        </w:rPr>
        <w:t xml:space="preserve">Mata Pelajaran </w:t>
      </w:r>
      <w:r w:rsidRPr="00DD74A3">
        <w:rPr>
          <w:rFonts w:ascii="Times New Roman" w:hAnsi="Times New Roman"/>
          <w:b/>
          <w:sz w:val="24"/>
          <w:szCs w:val="24"/>
          <w:lang w:val="fi-FI"/>
        </w:rPr>
        <w:tab/>
        <w:t>:</w:t>
      </w:r>
      <w:r w:rsidRPr="00DD74A3">
        <w:rPr>
          <w:rFonts w:ascii="Times New Roman" w:hAnsi="Times New Roman"/>
          <w:b/>
          <w:sz w:val="24"/>
          <w:szCs w:val="24"/>
          <w:lang w:val="fi-FI"/>
        </w:rPr>
        <w:tab/>
      </w:r>
      <w:r w:rsidR="00D7794D" w:rsidRPr="00D7794D">
        <w:rPr>
          <w:rFonts w:ascii="Times New Roman" w:hAnsi="Times New Roman"/>
          <w:b/>
          <w:sz w:val="24"/>
          <w:szCs w:val="24"/>
          <w:lang w:val="fi-FI"/>
        </w:rPr>
        <w:t>Bahasa In</w:t>
      </w:r>
      <w:ins w:id="15" w:author="Author">
        <w:del w:id="16" w:author="Author">
          <w:r w:rsidR="00564DE1" w:rsidDel="009502AF">
            <w:rPr>
              <w:rFonts w:ascii="Times New Roman" w:hAnsi="Times New Roman"/>
              <w:b/>
              <w:sz w:val="24"/>
              <w:szCs w:val="24"/>
              <w:lang w:val="fi-FI"/>
            </w:rPr>
            <w:delText>k</w:delText>
          </w:r>
        </w:del>
      </w:ins>
      <w:r w:rsidR="00D7794D" w:rsidRPr="00D7794D">
        <w:rPr>
          <w:rFonts w:ascii="Times New Roman" w:hAnsi="Times New Roman"/>
          <w:b/>
          <w:sz w:val="24"/>
          <w:szCs w:val="24"/>
          <w:lang w:val="fi-FI"/>
        </w:rPr>
        <w:t>ggris</w:t>
      </w:r>
    </w:p>
    <w:p w14:paraId="67F2F808" w14:textId="77777777" w:rsidR="00964CA9" w:rsidRPr="00DD74A3" w:rsidRDefault="00316558" w:rsidP="00F118C4">
      <w:pPr>
        <w:tabs>
          <w:tab w:val="left" w:pos="2694"/>
          <w:tab w:val="left" w:pos="2977"/>
        </w:tabs>
        <w:spacing w:before="60" w:after="60" w:line="240" w:lineRule="auto"/>
        <w:ind w:left="426"/>
        <w:jc w:val="both"/>
        <w:rPr>
          <w:rFonts w:ascii="Times New Roman" w:hAnsi="Times New Roman"/>
          <w:b/>
          <w:sz w:val="24"/>
          <w:szCs w:val="24"/>
          <w:lang w:val="id-ID"/>
        </w:rPr>
      </w:pPr>
      <w:r w:rsidRPr="00DD74A3">
        <w:rPr>
          <w:rFonts w:ascii="Times New Roman" w:hAnsi="Times New Roman"/>
          <w:b/>
          <w:sz w:val="24"/>
          <w:szCs w:val="24"/>
          <w:lang w:val="it-CH"/>
        </w:rPr>
        <w:t xml:space="preserve">Kelas / </w:t>
      </w:r>
      <w:r w:rsidRPr="00DD74A3">
        <w:rPr>
          <w:rFonts w:ascii="Times New Roman" w:hAnsi="Times New Roman"/>
          <w:b/>
          <w:sz w:val="24"/>
          <w:szCs w:val="24"/>
          <w:lang w:val="en-ID"/>
        </w:rPr>
        <w:t>Semester</w:t>
      </w:r>
      <w:r w:rsidRPr="00DD74A3">
        <w:rPr>
          <w:rFonts w:ascii="Times New Roman" w:hAnsi="Times New Roman"/>
          <w:b/>
          <w:sz w:val="24"/>
          <w:szCs w:val="24"/>
          <w:lang w:val="it-CH"/>
        </w:rPr>
        <w:tab/>
        <w:t>:</w:t>
      </w:r>
      <w:r w:rsidRPr="00DD74A3">
        <w:rPr>
          <w:rFonts w:ascii="Times New Roman" w:hAnsi="Times New Roman"/>
          <w:b/>
          <w:sz w:val="24"/>
          <w:szCs w:val="24"/>
          <w:lang w:val="it-CH"/>
        </w:rPr>
        <w:tab/>
      </w:r>
      <w:r w:rsidRPr="00DD74A3">
        <w:rPr>
          <w:rFonts w:ascii="Times New Roman" w:hAnsi="Times New Roman"/>
          <w:b/>
          <w:sz w:val="24"/>
          <w:szCs w:val="24"/>
          <w:lang w:val="id-ID"/>
        </w:rPr>
        <w:t>X</w:t>
      </w:r>
      <w:r w:rsidRPr="00DD74A3">
        <w:rPr>
          <w:rFonts w:ascii="Times New Roman" w:hAnsi="Times New Roman"/>
          <w:b/>
          <w:sz w:val="24"/>
          <w:szCs w:val="24"/>
        </w:rPr>
        <w:t>I</w:t>
      </w:r>
      <w:r w:rsidRPr="00DD74A3">
        <w:rPr>
          <w:rFonts w:ascii="Times New Roman" w:hAnsi="Times New Roman"/>
          <w:b/>
          <w:sz w:val="24"/>
          <w:szCs w:val="24"/>
          <w:lang w:val="it-CH"/>
        </w:rPr>
        <w:t xml:space="preserve"> (</w:t>
      </w:r>
      <w:proofErr w:type="spellStart"/>
      <w:r w:rsidRPr="00DD74A3">
        <w:rPr>
          <w:rFonts w:ascii="Times New Roman" w:hAnsi="Times New Roman"/>
          <w:b/>
          <w:sz w:val="24"/>
          <w:szCs w:val="24"/>
        </w:rPr>
        <w:t>Sebelas</w:t>
      </w:r>
      <w:proofErr w:type="spellEnd"/>
      <w:r w:rsidRPr="00DD74A3">
        <w:rPr>
          <w:rFonts w:ascii="Times New Roman" w:hAnsi="Times New Roman"/>
          <w:b/>
          <w:sz w:val="24"/>
          <w:szCs w:val="24"/>
          <w:lang w:val="it-CH"/>
        </w:rPr>
        <w:t>) / 1</w:t>
      </w:r>
    </w:p>
    <w:p w14:paraId="6F222C89" w14:textId="773FBB61" w:rsidR="00964CA9" w:rsidRPr="00DD74A3" w:rsidRDefault="00316558" w:rsidP="00F118C4">
      <w:pPr>
        <w:tabs>
          <w:tab w:val="left" w:pos="2694"/>
          <w:tab w:val="left" w:pos="2977"/>
        </w:tabs>
        <w:spacing w:before="60" w:after="60" w:line="240" w:lineRule="auto"/>
        <w:ind w:left="426"/>
        <w:jc w:val="both"/>
        <w:rPr>
          <w:rFonts w:ascii="Times New Roman" w:hAnsi="Times New Roman"/>
          <w:b/>
          <w:sz w:val="24"/>
          <w:szCs w:val="24"/>
          <w:lang w:val="en-ID"/>
        </w:rPr>
      </w:pPr>
      <w:r w:rsidRPr="00DD74A3">
        <w:rPr>
          <w:rFonts w:ascii="Times New Roman" w:hAnsi="Times New Roman"/>
          <w:b/>
          <w:sz w:val="24"/>
          <w:szCs w:val="24"/>
          <w:lang w:val="it-CH"/>
        </w:rPr>
        <w:t>Tahun Penyusunan</w:t>
      </w:r>
      <w:r w:rsidRPr="00DD74A3">
        <w:rPr>
          <w:rFonts w:ascii="Times New Roman" w:hAnsi="Times New Roman"/>
          <w:b/>
          <w:sz w:val="24"/>
          <w:szCs w:val="24"/>
          <w:lang w:val="en-ID"/>
        </w:rPr>
        <w:tab/>
      </w:r>
      <w:r w:rsidRPr="00DD74A3">
        <w:rPr>
          <w:rFonts w:ascii="Times New Roman" w:hAnsi="Times New Roman"/>
          <w:b/>
          <w:sz w:val="24"/>
          <w:szCs w:val="24"/>
          <w:lang w:val="it-CH"/>
        </w:rPr>
        <w:t>:</w:t>
      </w:r>
      <w:r w:rsidRPr="00DD74A3">
        <w:rPr>
          <w:rFonts w:ascii="Times New Roman" w:hAnsi="Times New Roman"/>
          <w:b/>
          <w:sz w:val="24"/>
          <w:szCs w:val="24"/>
          <w:lang w:val="it-CH"/>
        </w:rPr>
        <w:tab/>
        <w:t>20</w:t>
      </w:r>
      <w:ins w:id="17" w:author="Author">
        <w:r w:rsidR="00E0229E">
          <w:rPr>
            <w:rFonts w:ascii="Times New Roman" w:hAnsi="Times New Roman"/>
            <w:b/>
            <w:bCs/>
            <w:sz w:val="24"/>
            <w:szCs w:val="24"/>
            <w:lang w:val="it-CH"/>
          </w:rPr>
          <w:t>25</w:t>
        </w:r>
      </w:ins>
      <w:del w:id="18" w:author="Author">
        <w:r w:rsidRPr="00DD74A3" w:rsidDel="00E0229E">
          <w:rPr>
            <w:rFonts w:ascii="Times New Roman" w:hAnsi="Times New Roman"/>
            <w:b/>
            <w:sz w:val="24"/>
            <w:szCs w:val="24"/>
            <w:lang w:val="it-CH"/>
          </w:rPr>
          <w:delText xml:space="preserve"> </w:delText>
        </w:r>
        <w:r w:rsidRPr="00DD74A3" w:rsidDel="00E0229E">
          <w:rPr>
            <w:rFonts w:ascii="Times New Roman" w:hAnsi="Times New Roman"/>
            <w:sz w:val="24"/>
            <w:szCs w:val="24"/>
            <w:lang w:val="it-CH"/>
          </w:rPr>
          <w:delText>.....</w:delText>
        </w:r>
      </w:del>
      <w:r w:rsidRPr="00DD74A3">
        <w:rPr>
          <w:rFonts w:ascii="Times New Roman" w:hAnsi="Times New Roman"/>
          <w:b/>
          <w:sz w:val="24"/>
          <w:szCs w:val="24"/>
          <w:lang w:val="it-CH"/>
        </w:rPr>
        <w:t xml:space="preserve"> / 20</w:t>
      </w:r>
      <w:ins w:id="19" w:author="Author">
        <w:r w:rsidR="00E0229E">
          <w:rPr>
            <w:rFonts w:ascii="Times New Roman" w:hAnsi="Times New Roman"/>
            <w:b/>
            <w:bCs/>
            <w:sz w:val="24"/>
            <w:szCs w:val="24"/>
            <w:lang w:val="it-CH"/>
          </w:rPr>
          <w:t>26</w:t>
        </w:r>
      </w:ins>
      <w:del w:id="20" w:author="Author">
        <w:r w:rsidRPr="00DD74A3" w:rsidDel="00E0229E">
          <w:rPr>
            <w:rFonts w:ascii="Times New Roman" w:hAnsi="Times New Roman"/>
            <w:b/>
            <w:sz w:val="24"/>
            <w:szCs w:val="24"/>
            <w:lang w:val="it-CH"/>
          </w:rPr>
          <w:delText xml:space="preserve"> </w:delText>
        </w:r>
        <w:r w:rsidRPr="00DD74A3" w:rsidDel="00E0229E">
          <w:rPr>
            <w:rFonts w:ascii="Times New Roman" w:hAnsi="Times New Roman"/>
            <w:sz w:val="24"/>
            <w:szCs w:val="24"/>
            <w:lang w:val="it-CH"/>
          </w:rPr>
          <w:delText>.....</w:delText>
        </w:r>
      </w:del>
    </w:p>
    <w:p w14:paraId="0D13779D" w14:textId="77777777" w:rsidR="00964CA9" w:rsidRPr="00DD74A3" w:rsidRDefault="00964CA9" w:rsidP="00F118C4">
      <w:pPr>
        <w:spacing w:before="60" w:after="60" w:line="240" w:lineRule="auto"/>
        <w:rPr>
          <w:rFonts w:ascii="Times New Roman" w:hAnsi="Times New Roman"/>
          <w:b/>
          <w:sz w:val="24"/>
          <w:szCs w:val="24"/>
        </w:rPr>
      </w:pPr>
    </w:p>
    <w:p w14:paraId="3EE06E9E" w14:textId="77777777" w:rsidR="00964CA9" w:rsidRPr="00DD74A3" w:rsidRDefault="00316558" w:rsidP="00F118C4">
      <w:pPr>
        <w:spacing w:before="60" w:after="60" w:line="240" w:lineRule="auto"/>
        <w:rPr>
          <w:rFonts w:ascii="Times New Roman" w:hAnsi="Times New Roman"/>
          <w:b/>
          <w:sz w:val="24"/>
          <w:szCs w:val="24"/>
        </w:rPr>
      </w:pPr>
      <w:r w:rsidRPr="00DD74A3">
        <w:rPr>
          <w:rFonts w:ascii="Times New Roman" w:hAnsi="Times New Roman"/>
          <w:b/>
          <w:sz w:val="24"/>
          <w:szCs w:val="24"/>
        </w:rPr>
        <w:t>CAPAIAN PEMBELAJARAN FASE F</w:t>
      </w:r>
    </w:p>
    <w:p w14:paraId="43008029" w14:textId="77777777" w:rsidR="00D307AF" w:rsidRDefault="00702DF7">
      <w:pPr>
        <w:spacing w:before="60" w:after="60" w:line="240" w:lineRule="auto"/>
        <w:ind w:right="-1"/>
        <w:jc w:val="both"/>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lisan</w:t>
      </w:r>
      <w:proofErr w:type="spellEnd"/>
      <w:r w:rsidRPr="00702DF7">
        <w:rPr>
          <w:rFonts w:ascii="Times New Roman" w:eastAsia="Bookman Old Style" w:hAnsi="Times New Roman"/>
          <w:sz w:val="24"/>
          <w:szCs w:val="24"/>
        </w:rPr>
        <w:t xml:space="preserve">, tulisan dan visual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berkomunikasi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situasi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pemirsa</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pembacanya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seperti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narasi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deskripsi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eksposisi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argumentasi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asli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menjadi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rujukan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utama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mempelajari</w:t>
      </w:r>
      <w:proofErr w:type="spellEnd"/>
      <w:r w:rsidRPr="00702DF7">
        <w:rPr>
          <w:rFonts w:ascii="Times New Roman" w:eastAsia="Bookman Old Style" w:hAnsi="Times New Roman"/>
          <w:sz w:val="24"/>
          <w:szCs w:val="24"/>
        </w:rPr>
        <w:t xml:space="preserve"> </w:t>
      </w:r>
      <w:proofErr w:type="spellStart"/>
      <w:proofErr w:type="gram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proofErr w:type="gramEnd"/>
      <w:r w:rsidRPr="00702DF7">
        <w:rPr>
          <w:rFonts w:ascii="Times New Roman" w:eastAsia="Bookman Old Style" w:hAnsi="Times New Roman"/>
          <w:sz w:val="24"/>
          <w:szCs w:val="24"/>
        </w:rPr>
        <w:t xml:space="preserve">  di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ini</w:t>
      </w:r>
      <w:proofErr w:type="spellEnd"/>
      <w:r w:rsidRPr="00702DF7">
        <w:rPr>
          <w:rFonts w:ascii="Times New Roman" w:eastAsia="Bookman Old Style" w:hAnsi="Times New Roman"/>
          <w:sz w:val="24"/>
          <w:szCs w:val="24"/>
        </w:rPr>
        <w:t xml:space="preserve">.  </w:t>
      </w:r>
      <w:proofErr w:type="spellStart"/>
      <w:proofErr w:type="gram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proofErr w:type="gram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berdiskusi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menyampaikan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keinginan</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perasaan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keterampilan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mengeksplorasi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topik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kontekstual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tulisan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mempelajari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sesuatu</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mendapatkan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kesenangan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Pemahaman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tulisan </w:t>
      </w:r>
      <w:proofErr w:type="spellStart"/>
      <w:r w:rsidRPr="00702DF7">
        <w:rPr>
          <w:rFonts w:ascii="Times New Roman" w:eastAsia="Bookman Old Style" w:hAnsi="Times New Roman"/>
          <w:sz w:val="24"/>
          <w:szCs w:val="24"/>
        </w:rPr>
        <w:t>semakin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Keterampilan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inferensi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tersirat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ketika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memahami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dan </w:t>
      </w:r>
      <w:proofErr w:type="spellStart"/>
      <w:proofErr w:type="gramStart"/>
      <w:r w:rsidRPr="00702DF7">
        <w:rPr>
          <w:rFonts w:ascii="Times New Roman" w:eastAsia="Bookman Old Style" w:hAnsi="Times New Roman"/>
          <w:sz w:val="24"/>
          <w:szCs w:val="24"/>
        </w:rPr>
        <w:t>kemampuan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evaluasi</w:t>
      </w:r>
      <w:proofErr w:type="spellEnd"/>
      <w:proofErr w:type="gram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sudah</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berkembang</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memproduksi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lisan</w:t>
      </w:r>
      <w:proofErr w:type="spellEnd"/>
      <w:r w:rsidRPr="00702DF7">
        <w:rPr>
          <w:rFonts w:ascii="Times New Roman" w:eastAsia="Bookman Old Style" w:hAnsi="Times New Roman"/>
          <w:sz w:val="24"/>
          <w:szCs w:val="24"/>
        </w:rPr>
        <w:t xml:space="preserve"> dan tulisan </w:t>
      </w:r>
      <w:proofErr w:type="spellStart"/>
      <w:r w:rsidRPr="00702DF7">
        <w:rPr>
          <w:rFonts w:ascii="Times New Roman" w:eastAsia="Bookman Old Style" w:hAnsi="Times New Roman"/>
          <w:sz w:val="24"/>
          <w:szCs w:val="24"/>
        </w:rPr>
        <w:t>serta</w:t>
      </w:r>
      <w:proofErr w:type="spellEnd"/>
      <w:r w:rsidRPr="00702DF7">
        <w:rPr>
          <w:rFonts w:ascii="Times New Roman" w:eastAsia="Bookman Old Style" w:hAnsi="Times New Roman"/>
          <w:sz w:val="24"/>
          <w:szCs w:val="24"/>
        </w:rPr>
        <w:t xml:space="preserve"> visual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terstruktur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kosa</w:t>
      </w:r>
      <w:proofErr w:type="spellEnd"/>
      <w:r w:rsidRPr="00702DF7">
        <w:rPr>
          <w:rFonts w:ascii="Times New Roman" w:eastAsia="Bookman Old Style" w:hAnsi="Times New Roman"/>
          <w:sz w:val="24"/>
          <w:szCs w:val="24"/>
        </w:rPr>
        <w:t xml:space="preserve"> kata yang </w:t>
      </w:r>
      <w:proofErr w:type="spellStart"/>
      <w:r w:rsidRPr="00702DF7">
        <w:rPr>
          <w:rFonts w:ascii="Times New Roman" w:eastAsia="Bookman Old Style" w:hAnsi="Times New Roman"/>
          <w:sz w:val="24"/>
          <w:szCs w:val="24"/>
        </w:rPr>
        <w:t>lebih</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beragam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memproduksi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beragam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tulisan dan visual, </w:t>
      </w:r>
      <w:proofErr w:type="spellStart"/>
      <w:r w:rsidRPr="00702DF7">
        <w:rPr>
          <w:rFonts w:ascii="Times New Roman" w:eastAsia="Bookman Old Style" w:hAnsi="Times New Roman"/>
          <w:sz w:val="24"/>
          <w:szCs w:val="24"/>
        </w:rPr>
        <w:t>fiksi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maupun</w:t>
      </w:r>
      <w:proofErr w:type="spellEnd"/>
      <w:r w:rsidRPr="00702DF7">
        <w:rPr>
          <w:rFonts w:ascii="Times New Roman" w:eastAsia="Bookman Old Style" w:hAnsi="Times New Roman"/>
          <w:sz w:val="24"/>
          <w:szCs w:val="24"/>
        </w:rPr>
        <w:t xml:space="preserve"> non-</w:t>
      </w:r>
      <w:proofErr w:type="spellStart"/>
      <w:r w:rsidRPr="00702DF7">
        <w:rPr>
          <w:rFonts w:ascii="Times New Roman" w:eastAsia="Bookman Old Style" w:hAnsi="Times New Roman"/>
          <w:sz w:val="24"/>
          <w:szCs w:val="24"/>
        </w:rPr>
        <w:t>fiksi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kesadaran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dan target </w:t>
      </w:r>
      <w:proofErr w:type="spellStart"/>
      <w:r w:rsidRPr="00702DF7">
        <w:rPr>
          <w:rFonts w:ascii="Times New Roman" w:eastAsia="Bookman Old Style" w:hAnsi="Times New Roman"/>
          <w:sz w:val="24"/>
          <w:szCs w:val="24"/>
        </w:rPr>
        <w:t>pembaca</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pemirsa</w:t>
      </w:r>
      <w:proofErr w:type="spellEnd"/>
      <w:r w:rsidRPr="00702DF7">
        <w:rPr>
          <w:rFonts w:ascii="Times New Roman" w:eastAsia="Bookman Old Style" w:hAnsi="Times New Roman"/>
          <w:sz w:val="24"/>
          <w:szCs w:val="24"/>
        </w:rPr>
        <w:t xml:space="preserve">. </w:t>
      </w:r>
    </w:p>
    <w:tbl>
      <w:tblPr>
        <w:tblW w:w="14513" w:type="dxa"/>
        <w:tblInd w:w="6" w:type="dxa"/>
        <w:tblLayout w:type="fixed"/>
        <w:tblCellMar>
          <w:left w:w="0" w:type="dxa"/>
          <w:right w:w="0" w:type="dxa"/>
        </w:tblCellMar>
        <w:tblLook w:val="01E0" w:firstRow="1" w:lastRow="1" w:firstColumn="1" w:lastColumn="1" w:noHBand="0" w:noVBand="0"/>
      </w:tblPr>
      <w:tblGrid>
        <w:gridCol w:w="14513"/>
      </w:tblGrid>
      <w:tr w:rsidR="009B66FA" w:rsidRPr="00DD74A3" w14:paraId="3BEA0C81" w14:textId="77777777" w:rsidTr="009B66FA">
        <w:tc>
          <w:tcPr>
            <w:tcW w:w="14513" w:type="dxa"/>
            <w:tcBorders>
              <w:top w:val="single" w:sz="5" w:space="0" w:color="000000"/>
              <w:left w:val="single" w:sz="5" w:space="0" w:color="000000"/>
              <w:bottom w:val="single" w:sz="5" w:space="0" w:color="000000"/>
              <w:right w:val="single" w:sz="5" w:space="0" w:color="000000"/>
            </w:tcBorders>
          </w:tcPr>
          <w:p w14:paraId="054179CB" w14:textId="77777777" w:rsidR="00D307AF" w:rsidRDefault="00702DF7">
            <w:pPr>
              <w:spacing w:before="60" w:after="60" w:line="240" w:lineRule="auto"/>
              <w:ind w:left="57" w:right="57"/>
              <w:jc w:val="center"/>
              <w:rPr>
                <w:rFonts w:ascii="Times New Roman" w:eastAsia="Bookman Old Style" w:hAnsi="Times New Roman"/>
                <w:b/>
                <w:sz w:val="24"/>
                <w:szCs w:val="24"/>
              </w:rPr>
            </w:pPr>
            <w:proofErr w:type="spellStart"/>
            <w:r w:rsidRPr="00702DF7">
              <w:rPr>
                <w:rFonts w:ascii="Times New Roman" w:eastAsia="Bookman Old Style" w:hAnsi="Times New Roman"/>
                <w:b/>
                <w:sz w:val="24"/>
                <w:szCs w:val="24"/>
              </w:rPr>
              <w:t>Elemen</w:t>
            </w:r>
            <w:proofErr w:type="spellEnd"/>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Menyimak</w:t>
            </w:r>
            <w:proofErr w:type="spellEnd"/>
            <w:r w:rsidRPr="00702DF7">
              <w:rPr>
                <w:rFonts w:ascii="Times New Roman" w:eastAsia="Bookman Old Style" w:hAnsi="Times New Roman"/>
                <w:b/>
                <w:sz w:val="24"/>
                <w:szCs w:val="24"/>
              </w:rPr>
              <w:t xml:space="preserve"> </w:t>
            </w:r>
            <w:r w:rsidRPr="00702DF7">
              <w:rPr>
                <w:rFonts w:ascii="Times New Roman" w:eastAsia="Bookman Old Style" w:hAnsi="Times New Roman" w:hint="eastAsia"/>
                <w:b/>
                <w:sz w:val="24"/>
                <w:szCs w:val="24"/>
              </w:rPr>
              <w:t>–</w:t>
            </w:r>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Berbicara</w:t>
            </w:r>
            <w:proofErr w:type="spellEnd"/>
          </w:p>
        </w:tc>
      </w:tr>
      <w:tr w:rsidR="009B66FA" w:rsidRPr="00DD74A3" w14:paraId="64D2E3D4" w14:textId="77777777" w:rsidTr="009B66FA">
        <w:tc>
          <w:tcPr>
            <w:tcW w:w="14513" w:type="dxa"/>
            <w:tcBorders>
              <w:top w:val="single" w:sz="5" w:space="0" w:color="000000"/>
              <w:left w:val="single" w:sz="5" w:space="0" w:color="000000"/>
              <w:bottom w:val="single" w:sz="5" w:space="0" w:color="000000"/>
              <w:right w:val="single" w:sz="5" w:space="0" w:color="000000"/>
            </w:tcBorders>
          </w:tcPr>
          <w:p w14:paraId="1CEE8DB4" w14:textId="77777777" w:rsidR="00D307AF" w:rsidRDefault="00702DF7">
            <w:pPr>
              <w:spacing w:before="60" w:after="60" w:line="240" w:lineRule="auto"/>
              <w:ind w:left="133" w:right="257"/>
              <w:jc w:val="both"/>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berkomunikasi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guru, </w:t>
            </w:r>
            <w:proofErr w:type="spellStart"/>
            <w:r w:rsidRPr="00702DF7">
              <w:rPr>
                <w:rFonts w:ascii="Times New Roman" w:eastAsia="Bookman Old Style" w:hAnsi="Times New Roman"/>
                <w:sz w:val="24"/>
                <w:szCs w:val="24"/>
              </w:rPr>
              <w:t>teman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sebaya</w:t>
            </w:r>
            <w:proofErr w:type="spellEnd"/>
            <w:r w:rsidRPr="00702DF7">
              <w:rPr>
                <w:rFonts w:ascii="Times New Roman" w:eastAsia="Bookman Old Style" w:hAnsi="Times New Roman"/>
                <w:sz w:val="24"/>
                <w:szCs w:val="24"/>
              </w:rPr>
              <w:t xml:space="preserve"> dan orang lain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situasi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merespon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pertanyaan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terbuka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strategi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memulai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mempertahankan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menyimpulkan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percakapan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memahami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utama</w:t>
            </w:r>
            <w:proofErr w:type="spellEnd"/>
            <w:r w:rsidRPr="00702DF7">
              <w:rPr>
                <w:rFonts w:ascii="Times New Roman" w:eastAsia="Bookman Old Style" w:hAnsi="Times New Roman"/>
                <w:sz w:val="24"/>
                <w:szCs w:val="24"/>
              </w:rPr>
              <w:t xml:space="preserve"> dan detail </w:t>
            </w:r>
            <w:proofErr w:type="spellStart"/>
            <w:r w:rsidRPr="00702DF7">
              <w:rPr>
                <w:rFonts w:ascii="Times New Roman" w:eastAsia="Bookman Old Style" w:hAnsi="Times New Roman"/>
                <w:sz w:val="24"/>
                <w:szCs w:val="24"/>
              </w:rPr>
              <w:t>relevan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presentasi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mengenai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topik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menyampaikan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opini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isu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membahas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minat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perilaku</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nilai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nilai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lintas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budaya</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dekat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kehidupan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pemuda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memberikan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mempertahankan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pendapatnya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membuat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perbandingan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mengevaluasi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perspektifnya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strategi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koreksi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perbaikan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diri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elemen</w:t>
            </w:r>
            <w:proofErr w:type="spellEnd"/>
            <w:r w:rsidRPr="00702DF7">
              <w:rPr>
                <w:rFonts w:ascii="Times New Roman" w:eastAsia="Bookman Old Style" w:hAnsi="Times New Roman"/>
                <w:sz w:val="24"/>
                <w:szCs w:val="24"/>
              </w:rPr>
              <w:t xml:space="preserve"> non- verbal </w:t>
            </w:r>
            <w:proofErr w:type="spellStart"/>
            <w:r w:rsidRPr="00702DF7">
              <w:rPr>
                <w:rFonts w:ascii="Times New Roman" w:eastAsia="Bookman Old Style" w:hAnsi="Times New Roman"/>
                <w:sz w:val="24"/>
                <w:szCs w:val="24"/>
              </w:rPr>
              <w:t>seperti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tubuh</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kecepatan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bicara</w:t>
            </w:r>
            <w:proofErr w:type="spellEnd"/>
            <w:r w:rsidRPr="00702DF7">
              <w:rPr>
                <w:rFonts w:ascii="Times New Roman" w:eastAsia="Bookman Old Style" w:hAnsi="Times New Roman"/>
                <w:sz w:val="24"/>
                <w:szCs w:val="24"/>
              </w:rPr>
              <w:t xml:space="preserve"> dan nada </w:t>
            </w:r>
            <w:proofErr w:type="spellStart"/>
            <w:r w:rsidRPr="00702DF7">
              <w:rPr>
                <w:rFonts w:ascii="Times New Roman" w:eastAsia="Bookman Old Style" w:hAnsi="Times New Roman"/>
                <w:sz w:val="24"/>
                <w:szCs w:val="24"/>
              </w:rPr>
              <w:t>suara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dapat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dipahami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sebagian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besar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w:t>
            </w:r>
            <w:proofErr w:type="spellEnd"/>
            <w:r w:rsidRPr="00702DF7">
              <w:rPr>
                <w:rFonts w:ascii="Times New Roman" w:eastAsia="Bookman Old Style" w:hAnsi="Times New Roman"/>
                <w:sz w:val="24"/>
                <w:szCs w:val="24"/>
              </w:rPr>
              <w:t>.</w:t>
            </w:r>
          </w:p>
          <w:p w14:paraId="06BEE7E5" w14:textId="77777777" w:rsidR="00D307AF" w:rsidRDefault="00702DF7">
            <w:pPr>
              <w:spacing w:before="60" w:after="60" w:line="240" w:lineRule="auto"/>
              <w:ind w:left="133" w:right="158"/>
              <w:jc w:val="both"/>
              <w:rPr>
                <w:rFonts w:ascii="Times New Roman" w:eastAsia="Bookman Old Style" w:hAnsi="Times New Roman"/>
                <w:sz w:val="24"/>
                <w:szCs w:val="24"/>
              </w:rPr>
            </w:pPr>
            <w:r w:rsidRPr="00702DF7">
              <w:rPr>
                <w:rFonts w:ascii="Times New Roman" w:eastAsia="Bookman Old Style" w:hAnsi="Times New Roman"/>
                <w:i/>
                <w:sz w:val="24"/>
                <w:szCs w:val="24"/>
              </w:rPr>
              <w:t xml:space="preserve">By the end of Phase F, students use English to communicate with teachers, peers and others in a range of settings and for a range of purposes. They use and respond to open-ended questions and use strategies to initiate, sustain and conclude conversations and discussion. They understand and identify the main ideas and relevant details of discussions or presentations on a wide range of topics. They use English to express opinions on </w:t>
            </w:r>
            <w:r w:rsidRPr="00702DF7">
              <w:rPr>
                <w:rFonts w:ascii="Times New Roman" w:eastAsia="Bookman Old Style" w:hAnsi="Times New Roman"/>
                <w:i/>
                <w:sz w:val="24"/>
                <w:szCs w:val="24"/>
              </w:rPr>
              <w:lastRenderedPageBreak/>
              <w:t xml:space="preserve">social issues and to discuss youth-related interests, </w:t>
            </w:r>
            <w:proofErr w:type="spellStart"/>
            <w:r w:rsidRPr="00702DF7">
              <w:rPr>
                <w:rFonts w:ascii="Times New Roman" w:eastAsia="Bookman Old Style" w:hAnsi="Times New Roman"/>
                <w:i/>
                <w:sz w:val="24"/>
                <w:szCs w:val="24"/>
              </w:rPr>
              <w:t>behaviours</w:t>
            </w:r>
            <w:proofErr w:type="spellEnd"/>
            <w:r w:rsidRPr="00702DF7">
              <w:rPr>
                <w:rFonts w:ascii="Times New Roman" w:eastAsia="Bookman Old Style" w:hAnsi="Times New Roman"/>
                <w:i/>
                <w:sz w:val="24"/>
                <w:szCs w:val="24"/>
              </w:rPr>
              <w:t xml:space="preserve"> and values across cultural contexts. They give and justify opinions, make comparisons and evaluate perspectives. They employ self-correction and repair strategies, and use nonverbal elements such as gestures, speed and pitch to be understood in most contexts.</w:t>
            </w:r>
          </w:p>
        </w:tc>
      </w:tr>
      <w:tr w:rsidR="009B66FA" w:rsidRPr="00DD74A3" w14:paraId="52839E69" w14:textId="77777777" w:rsidTr="009B66FA">
        <w:tc>
          <w:tcPr>
            <w:tcW w:w="14513" w:type="dxa"/>
            <w:tcBorders>
              <w:top w:val="single" w:sz="5" w:space="0" w:color="000000"/>
              <w:left w:val="single" w:sz="5" w:space="0" w:color="000000"/>
              <w:bottom w:val="single" w:sz="5" w:space="0" w:color="000000"/>
              <w:right w:val="single" w:sz="5" w:space="0" w:color="000000"/>
            </w:tcBorders>
          </w:tcPr>
          <w:p w14:paraId="097B193B" w14:textId="77777777" w:rsidR="00D307AF" w:rsidRDefault="00702DF7">
            <w:pPr>
              <w:spacing w:before="60" w:after="60" w:line="240" w:lineRule="auto"/>
              <w:ind w:left="57" w:right="57"/>
              <w:jc w:val="center"/>
              <w:rPr>
                <w:rFonts w:ascii="Times New Roman" w:eastAsia="Bookman Old Style" w:hAnsi="Times New Roman"/>
                <w:b/>
                <w:sz w:val="24"/>
                <w:szCs w:val="24"/>
              </w:rPr>
            </w:pPr>
            <w:proofErr w:type="spellStart"/>
            <w:r w:rsidRPr="00702DF7">
              <w:rPr>
                <w:rFonts w:ascii="Times New Roman" w:eastAsia="Bookman Old Style" w:hAnsi="Times New Roman"/>
                <w:b/>
                <w:sz w:val="24"/>
                <w:szCs w:val="24"/>
              </w:rPr>
              <w:lastRenderedPageBreak/>
              <w:t>Elemen</w:t>
            </w:r>
            <w:proofErr w:type="spellEnd"/>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Membaca</w:t>
            </w:r>
            <w:proofErr w:type="spellEnd"/>
            <w:r w:rsidRPr="00702DF7">
              <w:rPr>
                <w:rFonts w:ascii="Times New Roman" w:eastAsia="Bookman Old Style" w:hAnsi="Times New Roman"/>
                <w:b/>
                <w:sz w:val="24"/>
                <w:szCs w:val="24"/>
              </w:rPr>
              <w:t xml:space="preserve"> </w:t>
            </w:r>
            <w:r w:rsidRPr="00702DF7">
              <w:rPr>
                <w:rFonts w:ascii="Times New Roman" w:eastAsia="Bookman Old Style" w:hAnsi="Times New Roman" w:hint="eastAsia"/>
                <w:b/>
                <w:sz w:val="24"/>
                <w:szCs w:val="24"/>
              </w:rPr>
              <w:t>–</w:t>
            </w:r>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Memirsa</w:t>
            </w:r>
            <w:proofErr w:type="spellEnd"/>
          </w:p>
        </w:tc>
      </w:tr>
      <w:tr w:rsidR="009B66FA" w:rsidRPr="00DD74A3" w14:paraId="3EC21F19" w14:textId="77777777" w:rsidTr="009B66FA">
        <w:tc>
          <w:tcPr>
            <w:tcW w:w="14513" w:type="dxa"/>
            <w:tcBorders>
              <w:top w:val="single" w:sz="5" w:space="0" w:color="000000"/>
              <w:left w:val="single" w:sz="5" w:space="0" w:color="000000"/>
              <w:bottom w:val="single" w:sz="5" w:space="0" w:color="000000"/>
              <w:right w:val="single" w:sz="5" w:space="0" w:color="000000"/>
            </w:tcBorders>
          </w:tcPr>
          <w:p w14:paraId="1E6101E8" w14:textId="77777777" w:rsidR="00D307AF" w:rsidRDefault="00702DF7">
            <w:pPr>
              <w:spacing w:before="60" w:after="60" w:line="240" w:lineRule="auto"/>
              <w:ind w:left="93" w:right="142"/>
              <w:jc w:val="both"/>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merespon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seperti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narasi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deskripsi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eksposisi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argumentasi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secara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mandiri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mempelajari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sesuatu</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kesenangan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mencari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membuat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sintesa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mengevaluasi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detil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spesifik</w:t>
            </w:r>
            <w:proofErr w:type="spellEnd"/>
            <w:r w:rsidRPr="00702DF7">
              <w:rPr>
                <w:rFonts w:ascii="Times New Roman" w:eastAsia="Bookman Old Style" w:hAnsi="Times New Roman"/>
                <w:sz w:val="24"/>
                <w:szCs w:val="24"/>
              </w:rPr>
              <w:t xml:space="preserve"> dan inti </w:t>
            </w:r>
            <w:proofErr w:type="spellStart"/>
            <w:r w:rsidRPr="00702DF7">
              <w:rPr>
                <w:rFonts w:ascii="Times New Roman" w:eastAsia="Bookman Old Style" w:hAnsi="Times New Roman"/>
                <w:sz w:val="24"/>
                <w:szCs w:val="24"/>
              </w:rPr>
              <w:t>dari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Teks </w:t>
            </w:r>
            <w:proofErr w:type="spellStart"/>
            <w:r w:rsidRPr="00702DF7">
              <w:rPr>
                <w:rFonts w:ascii="Times New Roman" w:eastAsia="Bookman Old Style" w:hAnsi="Times New Roman"/>
                <w:sz w:val="24"/>
                <w:szCs w:val="24"/>
              </w:rPr>
              <w:t>ini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dapat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berbentuk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cetak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digital, </w:t>
            </w:r>
            <w:proofErr w:type="spellStart"/>
            <w:r w:rsidRPr="00702DF7">
              <w:rPr>
                <w:rFonts w:ascii="Times New Roman" w:eastAsia="Bookman Old Style" w:hAnsi="Times New Roman"/>
                <w:sz w:val="24"/>
                <w:szCs w:val="24"/>
              </w:rPr>
              <w:t>termasuk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diantaranya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visual, multimodal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interaktif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menunjukkan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pemahaman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pokok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isu-isu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pengembangan</w:t>
            </w:r>
            <w:proofErr w:type="spellEnd"/>
            <w:r w:rsidRPr="00702DF7">
              <w:rPr>
                <w:rFonts w:ascii="Times New Roman" w:eastAsia="Bookman Old Style" w:hAnsi="Times New Roman"/>
                <w:sz w:val="24"/>
                <w:szCs w:val="24"/>
              </w:rPr>
              <w:t xml:space="preserve"> plot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penulis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melakukan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inferensi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memahami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tersirat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w:t>
            </w:r>
          </w:p>
          <w:p w14:paraId="0A92DA01" w14:textId="77777777" w:rsidR="00D307AF" w:rsidRDefault="00702DF7">
            <w:pPr>
              <w:spacing w:before="60" w:after="60" w:line="240" w:lineRule="auto"/>
              <w:ind w:left="93" w:right="63"/>
              <w:jc w:val="both"/>
              <w:rPr>
                <w:rFonts w:ascii="Times New Roman" w:eastAsia="Bookman Old Style" w:hAnsi="Times New Roman"/>
                <w:sz w:val="24"/>
                <w:szCs w:val="24"/>
              </w:rPr>
            </w:pPr>
            <w:r w:rsidRPr="00702DF7">
              <w:rPr>
                <w:rFonts w:ascii="Times New Roman" w:eastAsia="Bookman Old Style" w:hAnsi="Times New Roman"/>
                <w:i/>
                <w:sz w:val="24"/>
                <w:szCs w:val="24"/>
              </w:rPr>
              <w:t xml:space="preserve">By the end of Phase F, students independently read and respond to a wide range of texts such as narratives, </w:t>
            </w:r>
            <w:proofErr w:type="spellStart"/>
            <w:r w:rsidRPr="00702DF7">
              <w:rPr>
                <w:rFonts w:ascii="Times New Roman" w:eastAsia="Bookman Old Style" w:hAnsi="Times New Roman"/>
                <w:i/>
                <w:sz w:val="24"/>
                <w:szCs w:val="24"/>
              </w:rPr>
              <w:t>descriptives</w:t>
            </w:r>
            <w:proofErr w:type="spellEnd"/>
            <w:r w:rsidRPr="00702DF7">
              <w:rPr>
                <w:rFonts w:ascii="Times New Roman" w:eastAsia="Bookman Old Style" w:hAnsi="Times New Roman"/>
                <w:i/>
                <w:sz w:val="24"/>
                <w:szCs w:val="24"/>
              </w:rPr>
              <w:t xml:space="preserve">, expositions, procedures, </w:t>
            </w:r>
            <w:proofErr w:type="spellStart"/>
            <w:r w:rsidRPr="00702DF7">
              <w:rPr>
                <w:rFonts w:ascii="Times New Roman" w:eastAsia="Bookman Old Style" w:hAnsi="Times New Roman"/>
                <w:i/>
                <w:sz w:val="24"/>
                <w:szCs w:val="24"/>
              </w:rPr>
              <w:t>argumentatives</w:t>
            </w:r>
            <w:proofErr w:type="spellEnd"/>
            <w:r w:rsidRPr="00702DF7">
              <w:rPr>
                <w:rFonts w:ascii="Times New Roman" w:eastAsia="Bookman Old Style" w:hAnsi="Times New Roman"/>
                <w:i/>
                <w:sz w:val="24"/>
                <w:szCs w:val="24"/>
              </w:rPr>
              <w:t xml:space="preserve"> and discussions. They read to learn and read for pleasure. They locate, synthesize and evaluate specific details and gist from a range of text genres. These texts may be in the form of print or digital texts, including visual, multimodal or interactive texts. They demonstrate an understanding of the main ideas, issues or plot development in a range of texts. They identify the author</w:t>
            </w:r>
            <w:r w:rsidRPr="00702DF7">
              <w:rPr>
                <w:rFonts w:ascii="Times New Roman" w:eastAsia="Bookman Old Style" w:hAnsi="Times New Roman" w:hint="eastAsia"/>
                <w:i/>
                <w:sz w:val="24"/>
                <w:szCs w:val="24"/>
              </w:rPr>
              <w:t>’</w:t>
            </w:r>
            <w:r w:rsidRPr="00702DF7">
              <w:rPr>
                <w:rFonts w:ascii="Times New Roman" w:eastAsia="Bookman Old Style" w:hAnsi="Times New Roman"/>
                <w:i/>
                <w:sz w:val="24"/>
                <w:szCs w:val="24"/>
              </w:rPr>
              <w:t>s purpose and make inference to comprehend implicit information in the text.</w:t>
            </w:r>
          </w:p>
        </w:tc>
      </w:tr>
      <w:tr w:rsidR="009B66FA" w:rsidRPr="00DD74A3" w14:paraId="1C06E196" w14:textId="77777777" w:rsidTr="009B66FA">
        <w:tc>
          <w:tcPr>
            <w:tcW w:w="14513" w:type="dxa"/>
            <w:tcBorders>
              <w:top w:val="single" w:sz="5" w:space="0" w:color="000000"/>
              <w:left w:val="single" w:sz="5" w:space="0" w:color="000000"/>
              <w:bottom w:val="single" w:sz="5" w:space="0" w:color="000000"/>
              <w:right w:val="single" w:sz="5" w:space="0" w:color="000000"/>
            </w:tcBorders>
          </w:tcPr>
          <w:p w14:paraId="382FC78B" w14:textId="77777777" w:rsidR="00D307AF" w:rsidRDefault="00702DF7">
            <w:pPr>
              <w:spacing w:before="60" w:after="60" w:line="240" w:lineRule="auto"/>
              <w:ind w:left="57" w:right="57"/>
              <w:jc w:val="center"/>
              <w:rPr>
                <w:rFonts w:ascii="Times New Roman" w:eastAsia="Bookman Old Style" w:hAnsi="Times New Roman"/>
                <w:b/>
                <w:sz w:val="24"/>
                <w:szCs w:val="24"/>
              </w:rPr>
            </w:pPr>
            <w:proofErr w:type="spellStart"/>
            <w:r w:rsidRPr="00702DF7">
              <w:rPr>
                <w:rFonts w:ascii="Times New Roman" w:eastAsia="Bookman Old Style" w:hAnsi="Times New Roman"/>
                <w:b/>
                <w:sz w:val="24"/>
                <w:szCs w:val="24"/>
              </w:rPr>
              <w:t>Elemen</w:t>
            </w:r>
            <w:proofErr w:type="spellEnd"/>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Menulis</w:t>
            </w:r>
            <w:proofErr w:type="spellEnd"/>
            <w:r w:rsidRPr="00702DF7">
              <w:rPr>
                <w:rFonts w:ascii="Times New Roman" w:eastAsia="Bookman Old Style" w:hAnsi="Times New Roman"/>
                <w:b/>
                <w:sz w:val="24"/>
                <w:szCs w:val="24"/>
              </w:rPr>
              <w:t xml:space="preserve"> </w:t>
            </w:r>
            <w:r w:rsidRPr="00702DF7">
              <w:rPr>
                <w:rFonts w:ascii="Times New Roman" w:eastAsia="Bookman Old Style" w:hAnsi="Times New Roman" w:hint="eastAsia"/>
                <w:b/>
                <w:sz w:val="24"/>
                <w:szCs w:val="24"/>
              </w:rPr>
              <w:t>–</w:t>
            </w:r>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Mempresentasikan</w:t>
            </w:r>
            <w:proofErr w:type="spellEnd"/>
          </w:p>
        </w:tc>
      </w:tr>
      <w:tr w:rsidR="009B66FA" w:rsidRPr="00DD74A3" w14:paraId="497DFA01" w14:textId="77777777" w:rsidTr="009B66FA">
        <w:tc>
          <w:tcPr>
            <w:tcW w:w="14513" w:type="dxa"/>
            <w:tcBorders>
              <w:top w:val="single" w:sz="5" w:space="0" w:color="000000"/>
              <w:left w:val="single" w:sz="5" w:space="0" w:color="000000"/>
              <w:bottom w:val="single" w:sz="5" w:space="0" w:color="000000"/>
              <w:right w:val="single" w:sz="5" w:space="0" w:color="000000"/>
            </w:tcBorders>
          </w:tcPr>
          <w:p w14:paraId="4F08F2E9" w14:textId="77777777" w:rsidR="00D307AF" w:rsidRDefault="00702DF7">
            <w:pPr>
              <w:spacing w:before="60" w:after="60" w:line="240" w:lineRule="auto"/>
              <w:ind w:left="93" w:right="63"/>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fiksi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faktual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secara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mandiri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menunjukkan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kesadaran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dan target </w:t>
            </w:r>
            <w:proofErr w:type="spellStart"/>
            <w:r w:rsidRPr="00702DF7">
              <w:rPr>
                <w:rFonts w:ascii="Times New Roman" w:eastAsia="Bookman Old Style" w:hAnsi="Times New Roman"/>
                <w:sz w:val="24"/>
                <w:szCs w:val="24"/>
              </w:rPr>
              <w:t>pembaca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membuat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perencanaan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mengulas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ulang</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tipe</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menunjukkan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strategi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koreksi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termasuk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tanda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huruf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besar</w:t>
            </w:r>
            <w:proofErr w:type="spellEnd"/>
            <w:r w:rsidRPr="00702DF7">
              <w:rPr>
                <w:rFonts w:ascii="Times New Roman" w:eastAsia="Bookman Old Style" w:hAnsi="Times New Roman"/>
                <w:sz w:val="24"/>
                <w:szCs w:val="24"/>
              </w:rPr>
              <w:t xml:space="preserve"> dan tata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menyampaikan</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kompleks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kosa</w:t>
            </w:r>
            <w:proofErr w:type="spellEnd"/>
            <w:r w:rsidRPr="00702DF7">
              <w:rPr>
                <w:rFonts w:ascii="Times New Roman" w:eastAsia="Bookman Old Style" w:hAnsi="Times New Roman"/>
                <w:sz w:val="24"/>
                <w:szCs w:val="24"/>
              </w:rPr>
              <w:t xml:space="preserve"> kata dan tata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beragam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tulisannya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menuliskan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kalimat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utama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paragraf-paragraf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penunjuk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waktu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urutan</w:t>
            </w:r>
            <w:proofErr w:type="spellEnd"/>
            <w:r w:rsidRPr="00702DF7">
              <w:rPr>
                <w:rFonts w:ascii="Times New Roman" w:eastAsia="Bookman Old Style" w:hAnsi="Times New Roman"/>
                <w:sz w:val="24"/>
                <w:szCs w:val="24"/>
              </w:rPr>
              <w:t xml:space="preserve">, juga </w:t>
            </w:r>
            <w:proofErr w:type="spellStart"/>
            <w:r w:rsidRPr="00702DF7">
              <w:rPr>
                <w:rFonts w:ascii="Times New Roman" w:eastAsia="Bookman Old Style" w:hAnsi="Times New Roman"/>
                <w:sz w:val="24"/>
                <w:szCs w:val="24"/>
              </w:rPr>
              <w:t>konjungsi</w:t>
            </w:r>
            <w:proofErr w:type="spellEnd"/>
            <w:r w:rsidRPr="00702DF7">
              <w:rPr>
                <w:rFonts w:ascii="Times New Roman" w:eastAsia="Bookman Old Style" w:hAnsi="Times New Roman"/>
                <w:sz w:val="24"/>
                <w:szCs w:val="24"/>
              </w:rPr>
              <w:t xml:space="preserve">, kata </w:t>
            </w:r>
            <w:proofErr w:type="spellStart"/>
            <w:r w:rsidRPr="00702DF7">
              <w:rPr>
                <w:rFonts w:ascii="Times New Roman" w:eastAsia="Bookman Old Style" w:hAnsi="Times New Roman"/>
                <w:sz w:val="24"/>
                <w:szCs w:val="24"/>
              </w:rPr>
              <w:t>penghubung</w:t>
            </w:r>
            <w:proofErr w:type="spellEnd"/>
            <w:r w:rsidRPr="00702DF7">
              <w:rPr>
                <w:rFonts w:ascii="Times New Roman" w:eastAsia="Bookman Old Style" w:hAnsi="Times New Roman"/>
                <w:sz w:val="24"/>
                <w:szCs w:val="24"/>
              </w:rPr>
              <w:t xml:space="preserve"> dan kata </w:t>
            </w:r>
            <w:proofErr w:type="spellStart"/>
            <w:r w:rsidRPr="00702DF7">
              <w:rPr>
                <w:rFonts w:ascii="Times New Roman" w:eastAsia="Bookman Old Style" w:hAnsi="Times New Roman"/>
                <w:sz w:val="24"/>
                <w:szCs w:val="24"/>
              </w:rPr>
              <w:t>ganti</w:t>
            </w:r>
            <w:proofErr w:type="spellEnd"/>
            <w:r w:rsidRPr="00702DF7">
              <w:rPr>
                <w:rFonts w:ascii="Times New Roman" w:eastAsia="Bookman Old Style" w:hAnsi="Times New Roman"/>
                <w:sz w:val="24"/>
                <w:szCs w:val="24"/>
              </w:rPr>
              <w:t xml:space="preserve"> orang </w:t>
            </w:r>
            <w:proofErr w:type="spellStart"/>
            <w:r w:rsidRPr="00702DF7">
              <w:rPr>
                <w:rFonts w:ascii="Times New Roman" w:eastAsia="Bookman Old Style" w:hAnsi="Times New Roman"/>
                <w:sz w:val="24"/>
                <w:szCs w:val="24"/>
              </w:rPr>
              <w:t>ketiga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menghubungkan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membedakan</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antar</w:t>
            </w:r>
            <w:proofErr w:type="spellEnd"/>
            <w:r w:rsidRPr="00702DF7">
              <w:rPr>
                <w:rFonts w:ascii="Times New Roman" w:eastAsia="Bookman Old Style" w:hAnsi="Times New Roman"/>
                <w:sz w:val="24"/>
                <w:szCs w:val="24"/>
              </w:rPr>
              <w:t xml:space="preserve"> dan di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paragraf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menyajikan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mode </w:t>
            </w:r>
            <w:proofErr w:type="spellStart"/>
            <w:r w:rsidRPr="00702DF7">
              <w:rPr>
                <w:rFonts w:ascii="Times New Roman" w:eastAsia="Bookman Old Style" w:hAnsi="Times New Roman"/>
                <w:sz w:val="24"/>
                <w:szCs w:val="24"/>
              </w:rPr>
              <w:t>presentasi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menyesuaikan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pemirsa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mencapai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berbeda-beda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cetak</w:t>
            </w:r>
            <w:proofErr w:type="spellEnd"/>
            <w:r w:rsidRPr="00702DF7">
              <w:rPr>
                <w:rFonts w:ascii="Times New Roman" w:eastAsia="Bookman Old Style" w:hAnsi="Times New Roman"/>
                <w:sz w:val="24"/>
                <w:szCs w:val="24"/>
              </w:rPr>
              <w:t xml:space="preserve"> dan digital.</w:t>
            </w:r>
          </w:p>
          <w:p w14:paraId="255BB00F" w14:textId="77777777" w:rsidR="00D307AF" w:rsidRDefault="00702DF7">
            <w:pPr>
              <w:spacing w:before="60" w:after="60" w:line="240" w:lineRule="auto"/>
              <w:ind w:left="93" w:right="98"/>
              <w:rPr>
                <w:rFonts w:ascii="Times New Roman" w:eastAsia="Bookman Old Style" w:hAnsi="Times New Roman"/>
                <w:sz w:val="24"/>
                <w:szCs w:val="24"/>
              </w:rPr>
            </w:pPr>
            <w:r w:rsidRPr="00702DF7">
              <w:rPr>
                <w:rFonts w:ascii="Times New Roman" w:eastAsia="Bookman Old Style" w:hAnsi="Times New Roman"/>
                <w:i/>
                <w:sz w:val="24"/>
                <w:szCs w:val="24"/>
              </w:rPr>
              <w:t>By the end of Phase F, students independently write an extensive range of fictional and factual text types, showing an awareness of purpose and audience. They plan, write, review and redraft a range of text types with some evidence of self-correction strategies, including punctuation, capitalization and tenses. They express complex ideas and use a wide range of vocabulary and verb tenses in their writing. They include topic sentences in their paragraphs and use time markers for sequencing, also conjunctions, connectives and pronoun references for linking or contrasting ideas between and within paragraphs. They present information using different modes of presentation to suit different audiences and to achieve different purposes, in print and digital forms.</w:t>
            </w:r>
          </w:p>
        </w:tc>
      </w:tr>
    </w:tbl>
    <w:p w14:paraId="00ECC7F1" w14:textId="77777777" w:rsidR="00D307AF" w:rsidRDefault="00D307AF">
      <w:pPr>
        <w:spacing w:before="60" w:after="60" w:line="240" w:lineRule="auto"/>
        <w:rPr>
          <w:rFonts w:ascii="Times New Roman" w:hAnsi="Times New Roman"/>
          <w:b/>
          <w:sz w:val="24"/>
          <w:szCs w:val="24"/>
        </w:rPr>
      </w:pPr>
    </w:p>
    <w:tbl>
      <w:tblPr>
        <w:tblStyle w:val="TableGrid"/>
        <w:tblW w:w="14524" w:type="dxa"/>
        <w:tblLook w:val="04A0" w:firstRow="1" w:lastRow="0" w:firstColumn="1" w:lastColumn="0" w:noHBand="0" w:noVBand="1"/>
        <w:tblPrChange w:id="21" w:author="Author">
          <w:tblPr>
            <w:tblStyle w:val="TableGrid"/>
            <w:tblW w:w="14524" w:type="dxa"/>
            <w:tblInd w:w="113" w:type="dxa"/>
            <w:tblLook w:val="04A0" w:firstRow="1" w:lastRow="0" w:firstColumn="1" w:lastColumn="0" w:noHBand="0" w:noVBand="1"/>
          </w:tblPr>
        </w:tblPrChange>
      </w:tblPr>
      <w:tblGrid>
        <w:gridCol w:w="413"/>
        <w:gridCol w:w="3810"/>
        <w:gridCol w:w="821"/>
        <w:gridCol w:w="261"/>
        <w:gridCol w:w="261"/>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261"/>
        <w:gridCol w:w="336"/>
        <w:gridCol w:w="336"/>
        <w:gridCol w:w="336"/>
        <w:gridCol w:w="336"/>
        <w:gridCol w:w="261"/>
        <w:gridCol w:w="261"/>
        <w:gridCol w:w="261"/>
        <w:gridCol w:w="261"/>
        <w:gridCol w:w="261"/>
        <w:tblGridChange w:id="22">
          <w:tblGrid>
            <w:gridCol w:w="413"/>
            <w:gridCol w:w="3810"/>
            <w:gridCol w:w="821"/>
            <w:gridCol w:w="261"/>
            <w:gridCol w:w="261"/>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261"/>
            <w:gridCol w:w="336"/>
            <w:gridCol w:w="336"/>
            <w:gridCol w:w="336"/>
            <w:gridCol w:w="336"/>
            <w:gridCol w:w="261"/>
            <w:gridCol w:w="261"/>
            <w:gridCol w:w="261"/>
            <w:gridCol w:w="261"/>
            <w:gridCol w:w="261"/>
          </w:tblGrid>
        </w:tblGridChange>
      </w:tblGrid>
      <w:tr w:rsidR="00E0229E" w:rsidRPr="00DD74A3" w14:paraId="09288BD8" w14:textId="77777777" w:rsidTr="00370CD2">
        <w:trPr>
          <w:trHeight w:val="240"/>
          <w:trPrChange w:id="23" w:author="Author">
            <w:trPr>
              <w:trHeight w:val="240"/>
            </w:trPr>
          </w:trPrChange>
        </w:trPr>
        <w:tc>
          <w:tcPr>
            <w:tcW w:w="452" w:type="dxa"/>
            <w:vMerge w:val="restart"/>
            <w:tcPrChange w:id="24" w:author="Author">
              <w:tcPr>
                <w:tcW w:w="452" w:type="dxa"/>
                <w:vMerge w:val="restart"/>
                <w:shd w:val="clear" w:color="auto" w:fill="BFBFBF" w:themeFill="background1" w:themeFillShade="BF"/>
                <w:vAlign w:val="center"/>
              </w:tcPr>
            </w:tcPrChange>
          </w:tcPr>
          <w:p w14:paraId="16BF184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lastRenderedPageBreak/>
              <w:t>No</w:t>
            </w:r>
          </w:p>
        </w:tc>
        <w:tc>
          <w:tcPr>
            <w:tcW w:w="4770" w:type="dxa"/>
            <w:vMerge w:val="restart"/>
            <w:tcPrChange w:id="25" w:author="Author">
              <w:tcPr>
                <w:tcW w:w="4770" w:type="dxa"/>
                <w:vMerge w:val="restart"/>
                <w:shd w:val="clear" w:color="auto" w:fill="F2F2F2" w:themeFill="background1" w:themeFillShade="F2"/>
                <w:vAlign w:val="center"/>
              </w:tcPr>
            </w:tcPrChange>
          </w:tcPr>
          <w:p w14:paraId="3C1350AF" w14:textId="77777777" w:rsidR="00D307AF" w:rsidRDefault="00702DF7">
            <w:pPr>
              <w:spacing w:before="60" w:after="60" w:line="240" w:lineRule="auto"/>
              <w:ind w:left="-85" w:right="-85"/>
              <w:jc w:val="center"/>
              <w:rPr>
                <w:rFonts w:ascii="Times New Roman" w:hAnsi="Times New Roman"/>
                <w:b/>
                <w:caps/>
                <w:sz w:val="24"/>
                <w:szCs w:val="24"/>
                <w:lang w:val="en-ID"/>
              </w:rPr>
            </w:pPr>
            <w:r w:rsidRPr="00702DF7">
              <w:rPr>
                <w:rFonts w:ascii="Times New Roman" w:hAnsi="Times New Roman"/>
                <w:b/>
                <w:caps/>
                <w:sz w:val="24"/>
                <w:szCs w:val="24"/>
                <w:lang w:val="id-ID"/>
              </w:rPr>
              <w:t>Tujuan Pembelajaran</w:t>
            </w:r>
          </w:p>
        </w:tc>
        <w:tc>
          <w:tcPr>
            <w:tcW w:w="820" w:type="dxa"/>
            <w:vMerge w:val="restart"/>
            <w:tcPrChange w:id="26" w:author="Author">
              <w:tcPr>
                <w:tcW w:w="820" w:type="dxa"/>
                <w:vMerge w:val="restart"/>
                <w:shd w:val="clear" w:color="auto" w:fill="F2DBDB" w:themeFill="accent2" w:themeFillTint="33"/>
                <w:vAlign w:val="center"/>
              </w:tcPr>
            </w:tcPrChange>
          </w:tcPr>
          <w:p w14:paraId="4C0B1656"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id-ID"/>
              </w:rPr>
              <w:t>Alokasi Waktu</w:t>
            </w:r>
          </w:p>
        </w:tc>
        <w:tc>
          <w:tcPr>
            <w:tcW w:w="1410" w:type="dxa"/>
            <w:gridSpan w:val="5"/>
            <w:tcPrChange w:id="27" w:author="Author">
              <w:tcPr>
                <w:tcW w:w="1410" w:type="dxa"/>
                <w:gridSpan w:val="5"/>
                <w:shd w:val="clear" w:color="auto" w:fill="EAF1DD" w:themeFill="accent3" w:themeFillTint="33"/>
                <w:vAlign w:val="center"/>
              </w:tcPr>
            </w:tcPrChange>
          </w:tcPr>
          <w:p w14:paraId="6064D1C8"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proofErr w:type="spellStart"/>
            <w:r w:rsidRPr="00702DF7">
              <w:rPr>
                <w:rFonts w:ascii="Times New Roman" w:hAnsi="Times New Roman"/>
                <w:b/>
                <w:sz w:val="24"/>
                <w:szCs w:val="24"/>
              </w:rPr>
              <w:t>Juli</w:t>
            </w:r>
            <w:proofErr w:type="spellEnd"/>
          </w:p>
        </w:tc>
        <w:tc>
          <w:tcPr>
            <w:tcW w:w="1412" w:type="dxa"/>
            <w:gridSpan w:val="5"/>
            <w:tcPrChange w:id="28" w:author="Author">
              <w:tcPr>
                <w:tcW w:w="1412" w:type="dxa"/>
                <w:gridSpan w:val="5"/>
                <w:shd w:val="clear" w:color="auto" w:fill="DAEEF3" w:themeFill="accent5" w:themeFillTint="33"/>
                <w:vAlign w:val="center"/>
              </w:tcPr>
            </w:tcPrChange>
          </w:tcPr>
          <w:p w14:paraId="16D0DF1E"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proofErr w:type="spellStart"/>
            <w:r w:rsidRPr="00702DF7">
              <w:rPr>
                <w:rFonts w:ascii="Times New Roman" w:hAnsi="Times New Roman"/>
                <w:b/>
                <w:sz w:val="24"/>
                <w:szCs w:val="24"/>
              </w:rPr>
              <w:t>Agustus</w:t>
            </w:r>
            <w:proofErr w:type="spellEnd"/>
          </w:p>
        </w:tc>
        <w:tc>
          <w:tcPr>
            <w:tcW w:w="1415" w:type="dxa"/>
            <w:gridSpan w:val="5"/>
            <w:tcPrChange w:id="29" w:author="Author">
              <w:tcPr>
                <w:tcW w:w="1415" w:type="dxa"/>
                <w:gridSpan w:val="5"/>
                <w:shd w:val="clear" w:color="auto" w:fill="EAF1DD" w:themeFill="accent3" w:themeFillTint="33"/>
                <w:vAlign w:val="center"/>
              </w:tcPr>
            </w:tcPrChange>
          </w:tcPr>
          <w:p w14:paraId="660C463B"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rPr>
              <w:t>September</w:t>
            </w:r>
          </w:p>
        </w:tc>
        <w:tc>
          <w:tcPr>
            <w:tcW w:w="1415" w:type="dxa"/>
            <w:gridSpan w:val="5"/>
            <w:tcPrChange w:id="30" w:author="Author">
              <w:tcPr>
                <w:tcW w:w="1415" w:type="dxa"/>
                <w:gridSpan w:val="5"/>
                <w:shd w:val="clear" w:color="auto" w:fill="DAEEF3" w:themeFill="accent5" w:themeFillTint="33"/>
                <w:vAlign w:val="center"/>
              </w:tcPr>
            </w:tcPrChange>
          </w:tcPr>
          <w:p w14:paraId="7FEF3872"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proofErr w:type="spellStart"/>
            <w:r w:rsidRPr="00702DF7">
              <w:rPr>
                <w:rFonts w:ascii="Times New Roman" w:hAnsi="Times New Roman"/>
                <w:b/>
                <w:sz w:val="24"/>
                <w:szCs w:val="24"/>
              </w:rPr>
              <w:t>Oktober</w:t>
            </w:r>
            <w:proofErr w:type="spellEnd"/>
          </w:p>
        </w:tc>
        <w:tc>
          <w:tcPr>
            <w:tcW w:w="1415" w:type="dxa"/>
            <w:gridSpan w:val="5"/>
            <w:tcPrChange w:id="31" w:author="Author">
              <w:tcPr>
                <w:tcW w:w="1415" w:type="dxa"/>
                <w:gridSpan w:val="5"/>
                <w:shd w:val="clear" w:color="auto" w:fill="EAF1DD" w:themeFill="accent3" w:themeFillTint="33"/>
                <w:vAlign w:val="center"/>
              </w:tcPr>
            </w:tcPrChange>
          </w:tcPr>
          <w:p w14:paraId="175566A7"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rPr>
              <w:t>November</w:t>
            </w:r>
          </w:p>
        </w:tc>
        <w:tc>
          <w:tcPr>
            <w:tcW w:w="1415" w:type="dxa"/>
            <w:gridSpan w:val="5"/>
            <w:tcPrChange w:id="32" w:author="Author">
              <w:tcPr>
                <w:tcW w:w="1415" w:type="dxa"/>
                <w:gridSpan w:val="5"/>
                <w:shd w:val="clear" w:color="auto" w:fill="DAEEF3" w:themeFill="accent5" w:themeFillTint="33"/>
                <w:vAlign w:val="center"/>
              </w:tcPr>
            </w:tcPrChange>
          </w:tcPr>
          <w:p w14:paraId="424FC43F"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proofErr w:type="spellStart"/>
            <w:r w:rsidRPr="00702DF7">
              <w:rPr>
                <w:rFonts w:ascii="Times New Roman" w:hAnsi="Times New Roman"/>
                <w:b/>
                <w:sz w:val="24"/>
                <w:szCs w:val="24"/>
              </w:rPr>
              <w:t>Desember</w:t>
            </w:r>
            <w:proofErr w:type="spellEnd"/>
          </w:p>
        </w:tc>
      </w:tr>
      <w:tr w:rsidR="00E0229E" w:rsidRPr="00DD74A3" w14:paraId="129D04D7" w14:textId="77777777" w:rsidTr="00370CD2">
        <w:trPr>
          <w:trHeight w:val="240"/>
          <w:trPrChange w:id="33" w:author="Author">
            <w:trPr>
              <w:trHeight w:val="240"/>
            </w:trPr>
          </w:trPrChange>
        </w:trPr>
        <w:tc>
          <w:tcPr>
            <w:tcW w:w="452" w:type="dxa"/>
            <w:vMerge/>
            <w:tcPrChange w:id="34" w:author="Author">
              <w:tcPr>
                <w:tcW w:w="452" w:type="dxa"/>
                <w:vMerge/>
                <w:shd w:val="clear" w:color="auto" w:fill="BFBFBF" w:themeFill="background1" w:themeFillShade="BF"/>
                <w:vAlign w:val="center"/>
              </w:tcPr>
            </w:tcPrChange>
          </w:tcPr>
          <w:p w14:paraId="7389809B" w14:textId="77777777" w:rsidR="00D307AF" w:rsidRDefault="00D307AF">
            <w:pPr>
              <w:spacing w:before="60" w:after="60" w:line="240" w:lineRule="auto"/>
              <w:ind w:left="-85" w:right="-85"/>
              <w:jc w:val="center"/>
              <w:rPr>
                <w:rFonts w:ascii="Times New Roman" w:hAnsi="Times New Roman"/>
                <w:b/>
                <w:sz w:val="24"/>
                <w:szCs w:val="24"/>
                <w:lang w:val="en-ID"/>
              </w:rPr>
            </w:pPr>
          </w:p>
        </w:tc>
        <w:tc>
          <w:tcPr>
            <w:tcW w:w="4770" w:type="dxa"/>
            <w:vMerge/>
            <w:tcPrChange w:id="35" w:author="Author">
              <w:tcPr>
                <w:tcW w:w="4770" w:type="dxa"/>
                <w:vMerge/>
                <w:shd w:val="clear" w:color="auto" w:fill="F2F2F2" w:themeFill="background1" w:themeFillShade="F2"/>
                <w:vAlign w:val="center"/>
              </w:tcPr>
            </w:tcPrChange>
          </w:tcPr>
          <w:p w14:paraId="7D17C1C7" w14:textId="77777777" w:rsidR="00D307AF" w:rsidRDefault="00D307AF">
            <w:pPr>
              <w:spacing w:before="60" w:after="60" w:line="240" w:lineRule="auto"/>
              <w:ind w:left="-85" w:right="-85"/>
              <w:jc w:val="center"/>
              <w:rPr>
                <w:rFonts w:ascii="Times New Roman" w:hAnsi="Times New Roman"/>
                <w:b/>
                <w:sz w:val="24"/>
                <w:szCs w:val="24"/>
                <w:lang w:val="en-ID"/>
              </w:rPr>
            </w:pPr>
          </w:p>
        </w:tc>
        <w:tc>
          <w:tcPr>
            <w:tcW w:w="820" w:type="dxa"/>
            <w:vMerge/>
            <w:tcPrChange w:id="36" w:author="Author">
              <w:tcPr>
                <w:tcW w:w="820" w:type="dxa"/>
                <w:vMerge/>
                <w:shd w:val="clear" w:color="auto" w:fill="F2DBDB" w:themeFill="accent2" w:themeFillTint="33"/>
                <w:vAlign w:val="center"/>
              </w:tcPr>
            </w:tcPrChange>
          </w:tcPr>
          <w:p w14:paraId="1371D8B8" w14:textId="77777777" w:rsidR="00D307AF" w:rsidRDefault="00D307AF">
            <w:pPr>
              <w:spacing w:before="60" w:after="60" w:line="240" w:lineRule="auto"/>
              <w:ind w:left="-85" w:right="-85"/>
              <w:jc w:val="center"/>
              <w:rPr>
                <w:rFonts w:ascii="Times New Roman" w:hAnsi="Times New Roman"/>
                <w:b/>
                <w:sz w:val="24"/>
                <w:szCs w:val="24"/>
                <w:lang w:val="en-ID"/>
              </w:rPr>
            </w:pPr>
          </w:p>
        </w:tc>
        <w:tc>
          <w:tcPr>
            <w:tcW w:w="282" w:type="dxa"/>
            <w:tcPrChange w:id="37" w:author="Author">
              <w:tcPr>
                <w:tcW w:w="282" w:type="dxa"/>
                <w:shd w:val="clear" w:color="auto" w:fill="EAF1DD" w:themeFill="accent3" w:themeFillTint="33"/>
                <w:vAlign w:val="center"/>
              </w:tcPr>
            </w:tcPrChange>
          </w:tcPr>
          <w:p w14:paraId="1193D434"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2" w:type="dxa"/>
            <w:tcPrChange w:id="38" w:author="Author">
              <w:tcPr>
                <w:tcW w:w="282" w:type="dxa"/>
                <w:shd w:val="clear" w:color="auto" w:fill="EAF1DD" w:themeFill="accent3" w:themeFillTint="33"/>
                <w:vAlign w:val="center"/>
              </w:tcPr>
            </w:tcPrChange>
          </w:tcPr>
          <w:p w14:paraId="6F407BB2"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2" w:type="dxa"/>
            <w:tcPrChange w:id="39" w:author="Author">
              <w:tcPr>
                <w:tcW w:w="282" w:type="dxa"/>
                <w:shd w:val="clear" w:color="auto" w:fill="EAF1DD" w:themeFill="accent3" w:themeFillTint="33"/>
                <w:vAlign w:val="center"/>
              </w:tcPr>
            </w:tcPrChange>
          </w:tcPr>
          <w:p w14:paraId="17D64D55"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2" w:type="dxa"/>
            <w:tcPrChange w:id="40" w:author="Author">
              <w:tcPr>
                <w:tcW w:w="282" w:type="dxa"/>
                <w:shd w:val="clear" w:color="auto" w:fill="EAF1DD" w:themeFill="accent3" w:themeFillTint="33"/>
                <w:vAlign w:val="center"/>
              </w:tcPr>
            </w:tcPrChange>
          </w:tcPr>
          <w:p w14:paraId="13617E7D"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2" w:type="dxa"/>
            <w:tcPrChange w:id="41" w:author="Author">
              <w:tcPr>
                <w:tcW w:w="282" w:type="dxa"/>
                <w:shd w:val="clear" w:color="auto" w:fill="EAF1DD" w:themeFill="accent3" w:themeFillTint="33"/>
                <w:vAlign w:val="center"/>
              </w:tcPr>
            </w:tcPrChange>
          </w:tcPr>
          <w:p w14:paraId="1E3E354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2" w:type="dxa"/>
            <w:tcPrChange w:id="42" w:author="Author">
              <w:tcPr>
                <w:tcW w:w="282" w:type="dxa"/>
                <w:shd w:val="clear" w:color="auto" w:fill="DAEEF3" w:themeFill="accent5" w:themeFillTint="33"/>
                <w:vAlign w:val="center"/>
              </w:tcPr>
            </w:tcPrChange>
          </w:tcPr>
          <w:p w14:paraId="538E197D"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2" w:type="dxa"/>
            <w:tcPrChange w:id="43" w:author="Author">
              <w:tcPr>
                <w:tcW w:w="282" w:type="dxa"/>
                <w:shd w:val="clear" w:color="auto" w:fill="DAEEF3" w:themeFill="accent5" w:themeFillTint="33"/>
                <w:vAlign w:val="center"/>
              </w:tcPr>
            </w:tcPrChange>
          </w:tcPr>
          <w:p w14:paraId="0D74BB90"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2" w:type="dxa"/>
            <w:tcPrChange w:id="44" w:author="Author">
              <w:tcPr>
                <w:tcW w:w="282" w:type="dxa"/>
                <w:shd w:val="clear" w:color="auto" w:fill="DAEEF3" w:themeFill="accent5" w:themeFillTint="33"/>
                <w:vAlign w:val="center"/>
              </w:tcPr>
            </w:tcPrChange>
          </w:tcPr>
          <w:p w14:paraId="524C2D0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45" w:author="Author">
              <w:tcPr>
                <w:tcW w:w="283" w:type="dxa"/>
                <w:shd w:val="clear" w:color="auto" w:fill="DAEEF3" w:themeFill="accent5" w:themeFillTint="33"/>
                <w:vAlign w:val="center"/>
              </w:tcPr>
            </w:tcPrChange>
          </w:tcPr>
          <w:p w14:paraId="4F6905DE"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46" w:author="Author">
              <w:tcPr>
                <w:tcW w:w="283" w:type="dxa"/>
                <w:shd w:val="clear" w:color="auto" w:fill="DAEEF3" w:themeFill="accent5" w:themeFillTint="33"/>
                <w:vAlign w:val="center"/>
              </w:tcPr>
            </w:tcPrChange>
          </w:tcPr>
          <w:p w14:paraId="0B12EDB1"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47" w:author="Author">
              <w:tcPr>
                <w:tcW w:w="283" w:type="dxa"/>
                <w:shd w:val="clear" w:color="auto" w:fill="EAF1DD" w:themeFill="accent3" w:themeFillTint="33"/>
                <w:vAlign w:val="center"/>
              </w:tcPr>
            </w:tcPrChange>
          </w:tcPr>
          <w:p w14:paraId="7035632F"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48" w:author="Author">
              <w:tcPr>
                <w:tcW w:w="283" w:type="dxa"/>
                <w:shd w:val="clear" w:color="auto" w:fill="EAF1DD" w:themeFill="accent3" w:themeFillTint="33"/>
                <w:vAlign w:val="center"/>
              </w:tcPr>
            </w:tcPrChange>
          </w:tcPr>
          <w:p w14:paraId="4B2AF1A4"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49" w:author="Author">
              <w:tcPr>
                <w:tcW w:w="283" w:type="dxa"/>
                <w:shd w:val="clear" w:color="auto" w:fill="EAF1DD" w:themeFill="accent3" w:themeFillTint="33"/>
                <w:vAlign w:val="center"/>
              </w:tcPr>
            </w:tcPrChange>
          </w:tcPr>
          <w:p w14:paraId="49850C40"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50" w:author="Author">
              <w:tcPr>
                <w:tcW w:w="283" w:type="dxa"/>
                <w:shd w:val="clear" w:color="auto" w:fill="EAF1DD" w:themeFill="accent3" w:themeFillTint="33"/>
                <w:vAlign w:val="center"/>
              </w:tcPr>
            </w:tcPrChange>
          </w:tcPr>
          <w:p w14:paraId="1033CDC4"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51" w:author="Author">
              <w:tcPr>
                <w:tcW w:w="283" w:type="dxa"/>
                <w:shd w:val="clear" w:color="auto" w:fill="EAF1DD" w:themeFill="accent3" w:themeFillTint="33"/>
                <w:vAlign w:val="center"/>
              </w:tcPr>
            </w:tcPrChange>
          </w:tcPr>
          <w:p w14:paraId="2E699BDD"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52" w:author="Author">
              <w:tcPr>
                <w:tcW w:w="283" w:type="dxa"/>
                <w:shd w:val="clear" w:color="auto" w:fill="DAEEF3" w:themeFill="accent5" w:themeFillTint="33"/>
                <w:vAlign w:val="center"/>
              </w:tcPr>
            </w:tcPrChange>
          </w:tcPr>
          <w:p w14:paraId="248D47F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53" w:author="Author">
              <w:tcPr>
                <w:tcW w:w="283" w:type="dxa"/>
                <w:shd w:val="clear" w:color="auto" w:fill="DAEEF3" w:themeFill="accent5" w:themeFillTint="33"/>
                <w:vAlign w:val="center"/>
              </w:tcPr>
            </w:tcPrChange>
          </w:tcPr>
          <w:p w14:paraId="5B0E06DF"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54" w:author="Author">
              <w:tcPr>
                <w:tcW w:w="283" w:type="dxa"/>
                <w:shd w:val="clear" w:color="auto" w:fill="DAEEF3" w:themeFill="accent5" w:themeFillTint="33"/>
                <w:vAlign w:val="center"/>
              </w:tcPr>
            </w:tcPrChange>
          </w:tcPr>
          <w:p w14:paraId="442A91C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55" w:author="Author">
              <w:tcPr>
                <w:tcW w:w="283" w:type="dxa"/>
                <w:shd w:val="clear" w:color="auto" w:fill="DAEEF3" w:themeFill="accent5" w:themeFillTint="33"/>
                <w:vAlign w:val="center"/>
              </w:tcPr>
            </w:tcPrChange>
          </w:tcPr>
          <w:p w14:paraId="30281175"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56" w:author="Author">
              <w:tcPr>
                <w:tcW w:w="283" w:type="dxa"/>
                <w:shd w:val="clear" w:color="auto" w:fill="DAEEF3" w:themeFill="accent5" w:themeFillTint="33"/>
                <w:vAlign w:val="center"/>
              </w:tcPr>
            </w:tcPrChange>
          </w:tcPr>
          <w:p w14:paraId="0C3280E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57" w:author="Author">
              <w:tcPr>
                <w:tcW w:w="283" w:type="dxa"/>
                <w:shd w:val="clear" w:color="auto" w:fill="EAF1DD" w:themeFill="accent3" w:themeFillTint="33"/>
                <w:vAlign w:val="center"/>
              </w:tcPr>
            </w:tcPrChange>
          </w:tcPr>
          <w:p w14:paraId="08872D9B"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58" w:author="Author">
              <w:tcPr>
                <w:tcW w:w="283" w:type="dxa"/>
                <w:shd w:val="clear" w:color="auto" w:fill="EAF1DD" w:themeFill="accent3" w:themeFillTint="33"/>
                <w:vAlign w:val="center"/>
              </w:tcPr>
            </w:tcPrChange>
          </w:tcPr>
          <w:p w14:paraId="44ED3C12"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59" w:author="Author">
              <w:tcPr>
                <w:tcW w:w="283" w:type="dxa"/>
                <w:shd w:val="clear" w:color="auto" w:fill="EAF1DD" w:themeFill="accent3" w:themeFillTint="33"/>
                <w:vAlign w:val="center"/>
              </w:tcPr>
            </w:tcPrChange>
          </w:tcPr>
          <w:p w14:paraId="5C26512F"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60" w:author="Author">
              <w:tcPr>
                <w:tcW w:w="283" w:type="dxa"/>
                <w:shd w:val="clear" w:color="auto" w:fill="EAF1DD" w:themeFill="accent3" w:themeFillTint="33"/>
                <w:vAlign w:val="center"/>
              </w:tcPr>
            </w:tcPrChange>
          </w:tcPr>
          <w:p w14:paraId="45055F5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61" w:author="Author">
              <w:tcPr>
                <w:tcW w:w="283" w:type="dxa"/>
                <w:shd w:val="clear" w:color="auto" w:fill="EAF1DD" w:themeFill="accent3" w:themeFillTint="33"/>
                <w:vAlign w:val="center"/>
              </w:tcPr>
            </w:tcPrChange>
          </w:tcPr>
          <w:p w14:paraId="7A26D887"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62" w:author="Author">
              <w:tcPr>
                <w:tcW w:w="283" w:type="dxa"/>
                <w:shd w:val="clear" w:color="auto" w:fill="DAEEF3" w:themeFill="accent5" w:themeFillTint="33"/>
                <w:vAlign w:val="center"/>
              </w:tcPr>
            </w:tcPrChange>
          </w:tcPr>
          <w:p w14:paraId="3F4DAA0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63" w:author="Author">
              <w:tcPr>
                <w:tcW w:w="283" w:type="dxa"/>
                <w:shd w:val="clear" w:color="auto" w:fill="DAEEF3" w:themeFill="accent5" w:themeFillTint="33"/>
                <w:vAlign w:val="center"/>
              </w:tcPr>
            </w:tcPrChange>
          </w:tcPr>
          <w:p w14:paraId="2180B97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64" w:author="Author">
              <w:tcPr>
                <w:tcW w:w="283" w:type="dxa"/>
                <w:shd w:val="clear" w:color="auto" w:fill="DAEEF3" w:themeFill="accent5" w:themeFillTint="33"/>
                <w:vAlign w:val="center"/>
              </w:tcPr>
            </w:tcPrChange>
          </w:tcPr>
          <w:p w14:paraId="6257EBC9"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65" w:author="Author">
              <w:tcPr>
                <w:tcW w:w="283" w:type="dxa"/>
                <w:shd w:val="clear" w:color="auto" w:fill="DAEEF3" w:themeFill="accent5" w:themeFillTint="33"/>
                <w:vAlign w:val="center"/>
              </w:tcPr>
            </w:tcPrChange>
          </w:tcPr>
          <w:p w14:paraId="61FD6AE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66" w:author="Author">
              <w:tcPr>
                <w:tcW w:w="283" w:type="dxa"/>
                <w:shd w:val="clear" w:color="auto" w:fill="DAEEF3" w:themeFill="accent5" w:themeFillTint="33"/>
                <w:vAlign w:val="center"/>
              </w:tcPr>
            </w:tcPrChange>
          </w:tcPr>
          <w:p w14:paraId="51FA83BF"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r>
      <w:tr w:rsidR="001B68F4" w:rsidRPr="00DD74A3" w14:paraId="2B983D09" w14:textId="77777777" w:rsidTr="00370CD2">
        <w:trPr>
          <w:trHeight w:val="240"/>
          <w:trPrChange w:id="67" w:author="Author">
            <w:trPr>
              <w:trHeight w:val="240"/>
            </w:trPr>
          </w:trPrChange>
        </w:trPr>
        <w:tc>
          <w:tcPr>
            <w:tcW w:w="14524" w:type="dxa"/>
            <w:gridSpan w:val="33"/>
            <w:tcPrChange w:id="68" w:author="Author">
              <w:tcPr>
                <w:tcW w:w="14524" w:type="dxa"/>
                <w:gridSpan w:val="33"/>
                <w:shd w:val="clear" w:color="auto" w:fill="FDE9D9" w:themeFill="accent6" w:themeFillTint="33"/>
              </w:tcPr>
            </w:tcPrChange>
          </w:tcPr>
          <w:p w14:paraId="2CCF6667"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 xml:space="preserve">BAB </w:t>
            </w:r>
            <w:proofErr w:type="gramStart"/>
            <w:r w:rsidRPr="00702DF7">
              <w:rPr>
                <w:rFonts w:ascii="Times New Roman" w:hAnsi="Times New Roman"/>
                <w:b/>
                <w:sz w:val="24"/>
                <w:szCs w:val="24"/>
                <w:lang w:val="en-ID"/>
              </w:rPr>
              <w:t>1 :</w:t>
            </w:r>
            <w:proofErr w:type="gramEnd"/>
            <w:r w:rsidRPr="00702DF7">
              <w:rPr>
                <w:rFonts w:ascii="Times New Roman" w:hAnsi="Times New Roman"/>
                <w:b/>
                <w:sz w:val="24"/>
                <w:szCs w:val="24"/>
                <w:lang w:val="en-ID"/>
              </w:rPr>
              <w:t xml:space="preserve"> HOW ABOUT GOING TO THE MOVIE</w:t>
            </w:r>
          </w:p>
        </w:tc>
      </w:tr>
      <w:tr w:rsidR="00F118C4" w:rsidRPr="00DD74A3" w14:paraId="28D603F7" w14:textId="77777777" w:rsidTr="00370CD2">
        <w:trPr>
          <w:trHeight w:val="240"/>
          <w:trPrChange w:id="69" w:author="Author">
            <w:trPr>
              <w:trHeight w:val="240"/>
            </w:trPr>
          </w:trPrChange>
        </w:trPr>
        <w:tc>
          <w:tcPr>
            <w:tcW w:w="14524" w:type="dxa"/>
            <w:gridSpan w:val="33"/>
            <w:tcPrChange w:id="70" w:author="Author">
              <w:tcPr>
                <w:tcW w:w="14524" w:type="dxa"/>
                <w:gridSpan w:val="33"/>
                <w:shd w:val="clear" w:color="auto" w:fill="FDE9D9" w:themeFill="accent6" w:themeFillTint="33"/>
              </w:tcPr>
            </w:tcPrChange>
          </w:tcPr>
          <w:p w14:paraId="0A6A3DEB"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fungsi sosial, struktur teks, dan unsur kebahasaan teks interaksi transaksional terkait saran dan tawaran</w:t>
            </w:r>
          </w:p>
        </w:tc>
      </w:tr>
      <w:tr w:rsidR="00E0229E" w:rsidRPr="00DD74A3" w14:paraId="7F41E7B2" w14:textId="77777777" w:rsidTr="00370CD2">
        <w:trPr>
          <w:trHeight w:val="240"/>
          <w:trPrChange w:id="71" w:author="Author">
            <w:trPr>
              <w:trHeight w:val="240"/>
            </w:trPr>
          </w:trPrChange>
        </w:trPr>
        <w:tc>
          <w:tcPr>
            <w:tcW w:w="452" w:type="dxa"/>
            <w:tcPrChange w:id="72" w:author="Author">
              <w:tcPr>
                <w:tcW w:w="452" w:type="dxa"/>
                <w:shd w:val="clear" w:color="auto" w:fill="BFBFBF" w:themeFill="background1" w:themeFillShade="BF"/>
              </w:tcPr>
            </w:tcPrChange>
          </w:tcPr>
          <w:p w14:paraId="3562D8E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4770" w:type="dxa"/>
            <w:tcPrChange w:id="73" w:author="Author">
              <w:tcPr>
                <w:tcW w:w="4770" w:type="dxa"/>
                <w:shd w:val="clear" w:color="auto" w:fill="F2F2F2" w:themeFill="background1" w:themeFillShade="F2"/>
              </w:tcPr>
            </w:tcPrChange>
          </w:tcPr>
          <w:p w14:paraId="2C28A66F" w14:textId="77777777" w:rsidR="00D307AF" w:rsidRDefault="00702DF7">
            <w:pPr>
              <w:spacing w:before="60" w:after="60" w:line="240" w:lineRule="auto"/>
              <w:ind w:left="711" w:hanging="711"/>
              <w:rPr>
                <w:rFonts w:ascii="Times New Roman" w:hAnsi="Times New Roman"/>
                <w:sz w:val="24"/>
                <w:szCs w:val="24"/>
                <w:lang w:val="en-ID"/>
              </w:rPr>
            </w:pPr>
            <w:r>
              <w:rPr>
                <w:rFonts w:ascii="Times New Roman" w:hAnsi="Times New Roman"/>
                <w:sz w:val="24"/>
                <w:szCs w:val="24"/>
                <w:lang w:val="en-ID"/>
              </w:rPr>
              <w:t>11.1.1</w:t>
            </w:r>
            <w:r>
              <w:rPr>
                <w:rFonts w:ascii="Times New Roman" w:hAnsi="Times New Roman"/>
                <w:sz w:val="24"/>
                <w:szCs w:val="24"/>
                <w:lang w:val="en-ID"/>
              </w:rPr>
              <w:tab/>
            </w:r>
            <w:proofErr w:type="spellStart"/>
            <w:r w:rsidRPr="00702DF7">
              <w:rPr>
                <w:rFonts w:ascii="Times New Roman" w:hAnsi="Times New Roman"/>
                <w:sz w:val="24"/>
                <w:szCs w:val="24"/>
                <w:lang w:val="en-ID"/>
              </w:rPr>
              <w:t>Mengidentifikasi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fungsi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sosial</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struktur</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teks</w:t>
            </w:r>
            <w:proofErr w:type="spellEnd"/>
            <w:r w:rsidRPr="00702DF7">
              <w:rPr>
                <w:rFonts w:ascii="Times New Roman" w:hAnsi="Times New Roman"/>
                <w:sz w:val="24"/>
                <w:szCs w:val="24"/>
                <w:lang w:val="en-ID"/>
              </w:rPr>
              <w:t xml:space="preserve">, dan </w:t>
            </w:r>
            <w:proofErr w:type="spellStart"/>
            <w:r w:rsidRPr="00702DF7">
              <w:rPr>
                <w:rFonts w:ascii="Times New Roman" w:hAnsi="Times New Roman"/>
                <w:sz w:val="24"/>
                <w:szCs w:val="24"/>
                <w:lang w:val="en-ID"/>
              </w:rPr>
              <w:t>unsur</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kebahasaan</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teks</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interaksi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transaksional</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terkait</w:t>
            </w:r>
            <w:proofErr w:type="spellEnd"/>
            <w:r w:rsidRPr="00702DF7">
              <w:rPr>
                <w:rFonts w:ascii="Times New Roman" w:hAnsi="Times New Roman"/>
                <w:sz w:val="24"/>
                <w:szCs w:val="24"/>
                <w:lang w:val="en-ID"/>
              </w:rPr>
              <w:t xml:space="preserve"> saran dan </w:t>
            </w:r>
            <w:proofErr w:type="spellStart"/>
            <w:r w:rsidRPr="00702DF7">
              <w:rPr>
                <w:rFonts w:ascii="Times New Roman" w:hAnsi="Times New Roman"/>
                <w:sz w:val="24"/>
                <w:szCs w:val="24"/>
                <w:lang w:val="en-ID"/>
              </w:rPr>
              <w:t>tawaran</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sesuai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konteks</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penggunaannya</w:t>
            </w:r>
            <w:proofErr w:type="spellEnd"/>
          </w:p>
          <w:p w14:paraId="2E85BBDA" w14:textId="77777777" w:rsidR="00D307AF" w:rsidRDefault="00702DF7">
            <w:pPr>
              <w:spacing w:before="60" w:after="60" w:line="240" w:lineRule="auto"/>
              <w:ind w:left="711" w:hanging="711"/>
              <w:rPr>
                <w:rFonts w:ascii="Times New Roman" w:hAnsi="Times New Roman"/>
                <w:sz w:val="24"/>
                <w:szCs w:val="24"/>
                <w:lang w:val="en-ID"/>
              </w:rPr>
            </w:pPr>
            <w:r>
              <w:rPr>
                <w:rFonts w:ascii="Times New Roman" w:hAnsi="Times New Roman"/>
                <w:sz w:val="24"/>
                <w:szCs w:val="24"/>
                <w:lang w:val="en-ID"/>
              </w:rPr>
              <w:t>11.1.2</w:t>
            </w:r>
            <w:r>
              <w:rPr>
                <w:rFonts w:ascii="Times New Roman" w:hAnsi="Times New Roman"/>
                <w:sz w:val="24"/>
                <w:szCs w:val="24"/>
                <w:lang w:val="en-ID"/>
              </w:rPr>
              <w:tab/>
            </w:r>
            <w:proofErr w:type="spellStart"/>
            <w:r w:rsidRPr="00702DF7">
              <w:rPr>
                <w:rFonts w:ascii="Times New Roman" w:hAnsi="Times New Roman"/>
                <w:sz w:val="24"/>
                <w:szCs w:val="24"/>
                <w:lang w:val="en-ID"/>
              </w:rPr>
              <w:t>Mengidentifikasi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berbagai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ungkapan</w:t>
            </w:r>
            <w:proofErr w:type="spellEnd"/>
            <w:r w:rsidRPr="00702DF7">
              <w:rPr>
                <w:rFonts w:ascii="Times New Roman" w:hAnsi="Times New Roman"/>
                <w:sz w:val="24"/>
                <w:szCs w:val="24"/>
                <w:lang w:val="en-ID"/>
              </w:rPr>
              <w:t xml:space="preserve"> yang </w:t>
            </w:r>
            <w:proofErr w:type="spellStart"/>
            <w:r w:rsidRPr="00702DF7">
              <w:rPr>
                <w:rFonts w:ascii="Times New Roman" w:hAnsi="Times New Roman"/>
                <w:sz w:val="24"/>
                <w:szCs w:val="24"/>
                <w:lang w:val="en-ID"/>
              </w:rPr>
              <w:t>digunakan</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dalam</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meberikan</w:t>
            </w:r>
            <w:proofErr w:type="spellEnd"/>
            <w:r w:rsidRPr="00702DF7">
              <w:rPr>
                <w:rFonts w:ascii="Times New Roman" w:hAnsi="Times New Roman"/>
                <w:sz w:val="24"/>
                <w:szCs w:val="24"/>
                <w:lang w:val="en-ID"/>
              </w:rPr>
              <w:t xml:space="preserve"> saran dan </w:t>
            </w:r>
            <w:proofErr w:type="spellStart"/>
            <w:r w:rsidRPr="00702DF7">
              <w:rPr>
                <w:rFonts w:ascii="Times New Roman" w:hAnsi="Times New Roman"/>
                <w:sz w:val="24"/>
                <w:szCs w:val="24"/>
                <w:lang w:val="en-ID"/>
              </w:rPr>
              <w:t>tawaran</w:t>
            </w:r>
            <w:proofErr w:type="spellEnd"/>
          </w:p>
          <w:p w14:paraId="5B8477A1" w14:textId="77777777" w:rsidR="00D307AF" w:rsidRDefault="00702DF7">
            <w:pPr>
              <w:spacing w:before="60" w:after="60" w:line="240" w:lineRule="auto"/>
              <w:ind w:left="711" w:hanging="711"/>
              <w:rPr>
                <w:rFonts w:ascii="Times New Roman" w:hAnsi="Times New Roman"/>
                <w:sz w:val="24"/>
                <w:szCs w:val="24"/>
                <w:lang w:val="en-ID"/>
              </w:rPr>
            </w:pPr>
            <w:r>
              <w:rPr>
                <w:rFonts w:ascii="Times New Roman" w:hAnsi="Times New Roman"/>
                <w:sz w:val="24"/>
                <w:szCs w:val="24"/>
                <w:lang w:val="en-ID"/>
              </w:rPr>
              <w:t>11.1.3</w:t>
            </w:r>
            <w:r>
              <w:rPr>
                <w:rFonts w:ascii="Times New Roman" w:hAnsi="Times New Roman"/>
                <w:sz w:val="24"/>
                <w:szCs w:val="24"/>
                <w:lang w:val="en-ID"/>
              </w:rPr>
              <w:tab/>
            </w:r>
            <w:proofErr w:type="spellStart"/>
            <w:r w:rsidRPr="00702DF7">
              <w:rPr>
                <w:rFonts w:ascii="Times New Roman" w:hAnsi="Times New Roman"/>
                <w:sz w:val="24"/>
                <w:szCs w:val="24"/>
                <w:lang w:val="en-ID"/>
              </w:rPr>
              <w:t>Menerapkan</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fungsi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sosial</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struktur</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teks</w:t>
            </w:r>
            <w:proofErr w:type="spellEnd"/>
            <w:r w:rsidRPr="00702DF7">
              <w:rPr>
                <w:rFonts w:ascii="Times New Roman" w:hAnsi="Times New Roman"/>
                <w:sz w:val="24"/>
                <w:szCs w:val="24"/>
                <w:lang w:val="en-ID"/>
              </w:rPr>
              <w:t xml:space="preserve">, dan </w:t>
            </w:r>
            <w:proofErr w:type="spellStart"/>
            <w:r w:rsidRPr="00702DF7">
              <w:rPr>
                <w:rFonts w:ascii="Times New Roman" w:hAnsi="Times New Roman"/>
                <w:sz w:val="24"/>
                <w:szCs w:val="24"/>
                <w:lang w:val="en-ID"/>
              </w:rPr>
              <w:t>unsur</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kebahasaan</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teks</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interaksi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transaksional</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terkait</w:t>
            </w:r>
            <w:proofErr w:type="spellEnd"/>
            <w:r w:rsidRPr="00702DF7">
              <w:rPr>
                <w:rFonts w:ascii="Times New Roman" w:hAnsi="Times New Roman"/>
                <w:sz w:val="24"/>
                <w:szCs w:val="24"/>
                <w:lang w:val="en-ID"/>
              </w:rPr>
              <w:t xml:space="preserve"> saran dan </w:t>
            </w:r>
            <w:proofErr w:type="spellStart"/>
            <w:r w:rsidRPr="00702DF7">
              <w:rPr>
                <w:rFonts w:ascii="Times New Roman" w:hAnsi="Times New Roman"/>
                <w:sz w:val="24"/>
                <w:szCs w:val="24"/>
                <w:lang w:val="en-ID"/>
              </w:rPr>
              <w:t>tawaran</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sesuai</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konteks</w:t>
            </w:r>
            <w:proofErr w:type="spellEnd"/>
            <w:r w:rsidRPr="00702DF7">
              <w:rPr>
                <w:rFonts w:ascii="Times New Roman" w:hAnsi="Times New Roman"/>
                <w:sz w:val="24"/>
                <w:szCs w:val="24"/>
                <w:lang w:val="en-ID"/>
              </w:rPr>
              <w:t xml:space="preserve"> </w:t>
            </w:r>
            <w:proofErr w:type="spellStart"/>
            <w:r w:rsidRPr="00702DF7">
              <w:rPr>
                <w:rFonts w:ascii="Times New Roman" w:hAnsi="Times New Roman"/>
                <w:sz w:val="24"/>
                <w:szCs w:val="24"/>
                <w:lang w:val="en-ID"/>
              </w:rPr>
              <w:t>penggunaannya</w:t>
            </w:r>
            <w:proofErr w:type="spellEnd"/>
            <w:r w:rsidRPr="00702DF7">
              <w:rPr>
                <w:rFonts w:ascii="Times New Roman" w:hAnsi="Times New Roman"/>
                <w:sz w:val="24"/>
                <w:szCs w:val="24"/>
                <w:lang w:val="en-ID"/>
              </w:rPr>
              <w:t>.</w:t>
            </w:r>
          </w:p>
        </w:tc>
        <w:tc>
          <w:tcPr>
            <w:tcW w:w="820" w:type="dxa"/>
            <w:tcPrChange w:id="74" w:author="Author">
              <w:tcPr>
                <w:tcW w:w="820" w:type="dxa"/>
                <w:shd w:val="clear" w:color="auto" w:fill="F2DBDB" w:themeFill="accent2" w:themeFillTint="33"/>
              </w:tcPr>
            </w:tcPrChange>
          </w:tcPr>
          <w:p w14:paraId="03EE48BD"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75" w:author="Author">
              <w:tcPr>
                <w:tcW w:w="282" w:type="dxa"/>
                <w:shd w:val="clear" w:color="auto" w:fill="EAF1DD" w:themeFill="accent3" w:themeFillTint="33"/>
              </w:tcPr>
            </w:tcPrChange>
          </w:tcPr>
          <w:p w14:paraId="676927B1" w14:textId="77777777" w:rsidR="00D307AF" w:rsidRDefault="00D307AF">
            <w:pPr>
              <w:spacing w:before="60" w:after="60" w:line="240" w:lineRule="auto"/>
              <w:rPr>
                <w:rFonts w:ascii="Times New Roman" w:hAnsi="Times New Roman"/>
                <w:b/>
                <w:sz w:val="24"/>
                <w:szCs w:val="24"/>
                <w:lang w:val="en-ID"/>
              </w:rPr>
            </w:pPr>
          </w:p>
        </w:tc>
        <w:tc>
          <w:tcPr>
            <w:tcW w:w="282" w:type="dxa"/>
            <w:tcPrChange w:id="76" w:author="Author">
              <w:tcPr>
                <w:tcW w:w="282" w:type="dxa"/>
                <w:shd w:val="clear" w:color="auto" w:fill="EAF1DD" w:themeFill="accent3" w:themeFillTint="33"/>
              </w:tcPr>
            </w:tcPrChange>
          </w:tcPr>
          <w:p w14:paraId="48249182" w14:textId="77777777" w:rsidR="00D307AF" w:rsidRDefault="00D307AF">
            <w:pPr>
              <w:spacing w:before="60" w:after="60" w:line="240" w:lineRule="auto"/>
              <w:rPr>
                <w:rFonts w:ascii="Times New Roman" w:hAnsi="Times New Roman"/>
                <w:b/>
                <w:sz w:val="24"/>
                <w:szCs w:val="24"/>
                <w:lang w:val="en-ID"/>
              </w:rPr>
            </w:pPr>
          </w:p>
        </w:tc>
        <w:tc>
          <w:tcPr>
            <w:tcW w:w="282" w:type="dxa"/>
            <w:tcPrChange w:id="77" w:author="Author">
              <w:tcPr>
                <w:tcW w:w="282" w:type="dxa"/>
                <w:shd w:val="clear" w:color="auto" w:fill="EAF1DD" w:themeFill="accent3" w:themeFillTint="33"/>
              </w:tcPr>
            </w:tcPrChange>
          </w:tcPr>
          <w:p w14:paraId="3DEF0AC2" w14:textId="63047631" w:rsidR="00D307AF" w:rsidRDefault="00E0229E">
            <w:pPr>
              <w:spacing w:before="60" w:after="60" w:line="240" w:lineRule="auto"/>
              <w:rPr>
                <w:rFonts w:ascii="Times New Roman" w:hAnsi="Times New Roman"/>
                <w:b/>
                <w:sz w:val="24"/>
                <w:szCs w:val="24"/>
                <w:lang w:val="en-ID"/>
              </w:rPr>
            </w:pPr>
            <w:ins w:id="78" w:author="Author">
              <w:r>
                <w:rPr>
                  <w:rFonts w:ascii="Times New Roman" w:hAnsi="Times New Roman"/>
                  <w:b/>
                  <w:sz w:val="24"/>
                  <w:szCs w:val="24"/>
                  <w:lang w:val="en-ID"/>
                </w:rPr>
                <w:t>2</w:t>
              </w:r>
            </w:ins>
          </w:p>
        </w:tc>
        <w:tc>
          <w:tcPr>
            <w:tcW w:w="282" w:type="dxa"/>
            <w:tcPrChange w:id="79" w:author="Author">
              <w:tcPr>
                <w:tcW w:w="282" w:type="dxa"/>
                <w:shd w:val="clear" w:color="auto" w:fill="EAF1DD" w:themeFill="accent3" w:themeFillTint="33"/>
              </w:tcPr>
            </w:tcPrChange>
          </w:tcPr>
          <w:p w14:paraId="065401C0" w14:textId="77777777" w:rsidR="00D307AF" w:rsidRDefault="00D307AF">
            <w:pPr>
              <w:spacing w:before="60" w:after="60" w:line="240" w:lineRule="auto"/>
              <w:rPr>
                <w:ins w:id="80" w:author="Author"/>
                <w:rFonts w:ascii="Times New Roman" w:hAnsi="Times New Roman"/>
                <w:b/>
                <w:sz w:val="24"/>
                <w:szCs w:val="24"/>
                <w:lang w:val="en-ID"/>
              </w:rPr>
            </w:pPr>
          </w:p>
          <w:p w14:paraId="5E832D15" w14:textId="77777777" w:rsidR="00E0229E" w:rsidRDefault="00E0229E">
            <w:pPr>
              <w:spacing w:before="60" w:after="60" w:line="240" w:lineRule="auto"/>
              <w:rPr>
                <w:ins w:id="81" w:author="Author"/>
                <w:rFonts w:ascii="Times New Roman" w:hAnsi="Times New Roman"/>
                <w:b/>
                <w:sz w:val="24"/>
                <w:szCs w:val="24"/>
                <w:lang w:val="en-ID"/>
              </w:rPr>
            </w:pPr>
          </w:p>
          <w:p w14:paraId="73CB598D" w14:textId="77777777" w:rsidR="00E0229E" w:rsidRDefault="00E0229E">
            <w:pPr>
              <w:spacing w:before="60" w:after="60" w:line="240" w:lineRule="auto"/>
              <w:rPr>
                <w:ins w:id="82" w:author="Author"/>
                <w:rFonts w:ascii="Times New Roman" w:hAnsi="Times New Roman"/>
                <w:b/>
                <w:sz w:val="24"/>
                <w:szCs w:val="24"/>
                <w:lang w:val="en-ID"/>
              </w:rPr>
            </w:pPr>
          </w:p>
          <w:p w14:paraId="77EF9A8D" w14:textId="77777777" w:rsidR="00E0229E" w:rsidRDefault="00E0229E">
            <w:pPr>
              <w:spacing w:before="60" w:after="60" w:line="240" w:lineRule="auto"/>
              <w:rPr>
                <w:ins w:id="83" w:author="Author"/>
                <w:rFonts w:ascii="Times New Roman" w:hAnsi="Times New Roman"/>
                <w:b/>
                <w:sz w:val="24"/>
                <w:szCs w:val="24"/>
                <w:lang w:val="en-ID"/>
              </w:rPr>
            </w:pPr>
          </w:p>
          <w:p w14:paraId="7C01BC83" w14:textId="77777777" w:rsidR="00E0229E" w:rsidRDefault="00E0229E">
            <w:pPr>
              <w:spacing w:before="60" w:after="60" w:line="240" w:lineRule="auto"/>
              <w:rPr>
                <w:ins w:id="84" w:author="Author"/>
                <w:rFonts w:ascii="Times New Roman" w:hAnsi="Times New Roman"/>
                <w:b/>
                <w:sz w:val="24"/>
                <w:szCs w:val="24"/>
                <w:lang w:val="en-ID"/>
              </w:rPr>
            </w:pPr>
          </w:p>
          <w:p w14:paraId="376D728F" w14:textId="77777777" w:rsidR="00E0229E" w:rsidRDefault="00E0229E">
            <w:pPr>
              <w:spacing w:before="60" w:after="60" w:line="240" w:lineRule="auto"/>
              <w:rPr>
                <w:ins w:id="85" w:author="Author"/>
                <w:rFonts w:ascii="Times New Roman" w:hAnsi="Times New Roman"/>
                <w:b/>
                <w:sz w:val="24"/>
                <w:szCs w:val="24"/>
                <w:lang w:val="en-ID"/>
              </w:rPr>
            </w:pPr>
          </w:p>
          <w:p w14:paraId="6D6102A1" w14:textId="77777777" w:rsidR="00E0229E" w:rsidRDefault="00E0229E">
            <w:pPr>
              <w:spacing w:before="60" w:after="60" w:line="240" w:lineRule="auto"/>
              <w:rPr>
                <w:ins w:id="86" w:author="Author"/>
                <w:rFonts w:ascii="Times New Roman" w:hAnsi="Times New Roman"/>
                <w:b/>
                <w:sz w:val="24"/>
                <w:szCs w:val="24"/>
                <w:lang w:val="en-ID"/>
              </w:rPr>
            </w:pPr>
          </w:p>
          <w:p w14:paraId="167C88D9" w14:textId="3DAED359" w:rsidR="00E0229E" w:rsidRDefault="00E0229E">
            <w:pPr>
              <w:spacing w:before="60" w:after="60" w:line="240" w:lineRule="auto"/>
              <w:rPr>
                <w:rFonts w:ascii="Times New Roman" w:hAnsi="Times New Roman"/>
                <w:b/>
                <w:sz w:val="24"/>
                <w:szCs w:val="24"/>
                <w:lang w:val="en-ID"/>
              </w:rPr>
            </w:pPr>
            <w:ins w:id="87" w:author="Author">
              <w:r>
                <w:rPr>
                  <w:rFonts w:ascii="Times New Roman" w:hAnsi="Times New Roman"/>
                  <w:b/>
                  <w:sz w:val="24"/>
                  <w:szCs w:val="24"/>
                  <w:lang w:val="en-ID"/>
                </w:rPr>
                <w:t>2</w:t>
              </w:r>
            </w:ins>
          </w:p>
        </w:tc>
        <w:tc>
          <w:tcPr>
            <w:tcW w:w="282" w:type="dxa"/>
            <w:tcPrChange w:id="88" w:author="Author">
              <w:tcPr>
                <w:tcW w:w="282" w:type="dxa"/>
                <w:shd w:val="clear" w:color="auto" w:fill="EAF1DD" w:themeFill="accent3" w:themeFillTint="33"/>
              </w:tcPr>
            </w:tcPrChange>
          </w:tcPr>
          <w:p w14:paraId="429AB48A" w14:textId="77777777" w:rsidR="00D307AF" w:rsidRDefault="00D307AF">
            <w:pPr>
              <w:spacing w:before="60" w:after="60" w:line="240" w:lineRule="auto"/>
              <w:rPr>
                <w:rFonts w:ascii="Times New Roman" w:hAnsi="Times New Roman"/>
                <w:b/>
                <w:sz w:val="24"/>
                <w:szCs w:val="24"/>
                <w:lang w:val="en-ID"/>
              </w:rPr>
            </w:pPr>
          </w:p>
        </w:tc>
        <w:tc>
          <w:tcPr>
            <w:tcW w:w="282" w:type="dxa"/>
            <w:tcPrChange w:id="89" w:author="Author">
              <w:tcPr>
                <w:tcW w:w="282" w:type="dxa"/>
                <w:shd w:val="clear" w:color="auto" w:fill="DAEEF3" w:themeFill="accent5" w:themeFillTint="33"/>
              </w:tcPr>
            </w:tcPrChange>
          </w:tcPr>
          <w:p w14:paraId="440CE574" w14:textId="77777777" w:rsidR="00D307AF" w:rsidRDefault="00D307AF">
            <w:pPr>
              <w:spacing w:before="60" w:after="60" w:line="240" w:lineRule="auto"/>
              <w:rPr>
                <w:rFonts w:ascii="Times New Roman" w:hAnsi="Times New Roman"/>
                <w:b/>
                <w:sz w:val="24"/>
                <w:szCs w:val="24"/>
                <w:lang w:val="en-ID"/>
              </w:rPr>
            </w:pPr>
          </w:p>
        </w:tc>
        <w:tc>
          <w:tcPr>
            <w:tcW w:w="282" w:type="dxa"/>
            <w:tcPrChange w:id="90" w:author="Author">
              <w:tcPr>
                <w:tcW w:w="282" w:type="dxa"/>
                <w:shd w:val="clear" w:color="auto" w:fill="DAEEF3" w:themeFill="accent5" w:themeFillTint="33"/>
              </w:tcPr>
            </w:tcPrChange>
          </w:tcPr>
          <w:p w14:paraId="3DCB6C61" w14:textId="77777777" w:rsidR="00D307AF" w:rsidRDefault="00D307AF">
            <w:pPr>
              <w:spacing w:before="60" w:after="60" w:line="240" w:lineRule="auto"/>
              <w:rPr>
                <w:rFonts w:ascii="Times New Roman" w:hAnsi="Times New Roman"/>
                <w:b/>
                <w:sz w:val="24"/>
                <w:szCs w:val="24"/>
                <w:lang w:val="en-ID"/>
              </w:rPr>
            </w:pPr>
          </w:p>
        </w:tc>
        <w:tc>
          <w:tcPr>
            <w:tcW w:w="282" w:type="dxa"/>
            <w:tcPrChange w:id="91" w:author="Author">
              <w:tcPr>
                <w:tcW w:w="282" w:type="dxa"/>
                <w:shd w:val="clear" w:color="auto" w:fill="DAEEF3" w:themeFill="accent5" w:themeFillTint="33"/>
              </w:tcPr>
            </w:tcPrChange>
          </w:tcPr>
          <w:p w14:paraId="4009ABE4" w14:textId="77777777" w:rsidR="00D307AF" w:rsidRDefault="00D307AF">
            <w:pPr>
              <w:spacing w:before="60" w:after="60" w:line="240" w:lineRule="auto"/>
              <w:rPr>
                <w:rFonts w:ascii="Times New Roman" w:hAnsi="Times New Roman"/>
                <w:b/>
                <w:sz w:val="24"/>
                <w:szCs w:val="24"/>
                <w:lang w:val="en-ID"/>
              </w:rPr>
            </w:pPr>
          </w:p>
        </w:tc>
        <w:tc>
          <w:tcPr>
            <w:tcW w:w="283" w:type="dxa"/>
            <w:tcPrChange w:id="92" w:author="Author">
              <w:tcPr>
                <w:tcW w:w="283" w:type="dxa"/>
                <w:shd w:val="clear" w:color="auto" w:fill="DAEEF3" w:themeFill="accent5" w:themeFillTint="33"/>
              </w:tcPr>
            </w:tcPrChange>
          </w:tcPr>
          <w:p w14:paraId="4E141DD2" w14:textId="77777777" w:rsidR="00D307AF" w:rsidRDefault="00D307AF">
            <w:pPr>
              <w:spacing w:before="60" w:after="60" w:line="240" w:lineRule="auto"/>
              <w:rPr>
                <w:rFonts w:ascii="Times New Roman" w:hAnsi="Times New Roman"/>
                <w:b/>
                <w:sz w:val="24"/>
                <w:szCs w:val="24"/>
                <w:lang w:val="en-ID"/>
              </w:rPr>
            </w:pPr>
          </w:p>
        </w:tc>
        <w:tc>
          <w:tcPr>
            <w:tcW w:w="283" w:type="dxa"/>
            <w:tcPrChange w:id="93" w:author="Author">
              <w:tcPr>
                <w:tcW w:w="283" w:type="dxa"/>
                <w:shd w:val="clear" w:color="auto" w:fill="DAEEF3" w:themeFill="accent5" w:themeFillTint="33"/>
              </w:tcPr>
            </w:tcPrChange>
          </w:tcPr>
          <w:p w14:paraId="74C8F2E1" w14:textId="77777777" w:rsidR="00D307AF" w:rsidRDefault="00D307AF">
            <w:pPr>
              <w:spacing w:before="60" w:after="60" w:line="240" w:lineRule="auto"/>
              <w:rPr>
                <w:rFonts w:ascii="Times New Roman" w:hAnsi="Times New Roman"/>
                <w:b/>
                <w:sz w:val="24"/>
                <w:szCs w:val="24"/>
                <w:lang w:val="en-ID"/>
              </w:rPr>
            </w:pPr>
          </w:p>
        </w:tc>
        <w:tc>
          <w:tcPr>
            <w:tcW w:w="283" w:type="dxa"/>
            <w:tcPrChange w:id="94" w:author="Author">
              <w:tcPr>
                <w:tcW w:w="283" w:type="dxa"/>
                <w:shd w:val="clear" w:color="auto" w:fill="EAF1DD" w:themeFill="accent3" w:themeFillTint="33"/>
              </w:tcPr>
            </w:tcPrChange>
          </w:tcPr>
          <w:p w14:paraId="5C1A89AA" w14:textId="77777777" w:rsidR="00D307AF" w:rsidRDefault="00D307AF">
            <w:pPr>
              <w:spacing w:before="60" w:after="60" w:line="240" w:lineRule="auto"/>
              <w:rPr>
                <w:rFonts w:ascii="Times New Roman" w:hAnsi="Times New Roman"/>
                <w:b/>
                <w:sz w:val="24"/>
                <w:szCs w:val="24"/>
                <w:lang w:val="en-ID"/>
              </w:rPr>
            </w:pPr>
          </w:p>
        </w:tc>
        <w:tc>
          <w:tcPr>
            <w:tcW w:w="283" w:type="dxa"/>
            <w:tcPrChange w:id="95" w:author="Author">
              <w:tcPr>
                <w:tcW w:w="283" w:type="dxa"/>
                <w:shd w:val="clear" w:color="auto" w:fill="EAF1DD" w:themeFill="accent3" w:themeFillTint="33"/>
              </w:tcPr>
            </w:tcPrChange>
          </w:tcPr>
          <w:p w14:paraId="01201634" w14:textId="77777777" w:rsidR="00D307AF" w:rsidRDefault="00D307AF">
            <w:pPr>
              <w:spacing w:before="60" w:after="60" w:line="240" w:lineRule="auto"/>
              <w:rPr>
                <w:rFonts w:ascii="Times New Roman" w:hAnsi="Times New Roman"/>
                <w:b/>
                <w:sz w:val="24"/>
                <w:szCs w:val="24"/>
                <w:lang w:val="en-ID"/>
              </w:rPr>
            </w:pPr>
          </w:p>
        </w:tc>
        <w:tc>
          <w:tcPr>
            <w:tcW w:w="283" w:type="dxa"/>
            <w:tcPrChange w:id="96" w:author="Author">
              <w:tcPr>
                <w:tcW w:w="283" w:type="dxa"/>
                <w:shd w:val="clear" w:color="auto" w:fill="EAF1DD" w:themeFill="accent3" w:themeFillTint="33"/>
              </w:tcPr>
            </w:tcPrChange>
          </w:tcPr>
          <w:p w14:paraId="47007B64" w14:textId="77777777" w:rsidR="00D307AF" w:rsidRDefault="00D307AF">
            <w:pPr>
              <w:spacing w:before="60" w:after="60" w:line="240" w:lineRule="auto"/>
              <w:rPr>
                <w:rFonts w:ascii="Times New Roman" w:hAnsi="Times New Roman"/>
                <w:b/>
                <w:sz w:val="24"/>
                <w:szCs w:val="24"/>
                <w:lang w:val="en-ID"/>
              </w:rPr>
            </w:pPr>
          </w:p>
        </w:tc>
        <w:tc>
          <w:tcPr>
            <w:tcW w:w="283" w:type="dxa"/>
            <w:tcPrChange w:id="97" w:author="Author">
              <w:tcPr>
                <w:tcW w:w="283" w:type="dxa"/>
                <w:shd w:val="clear" w:color="auto" w:fill="EAF1DD" w:themeFill="accent3" w:themeFillTint="33"/>
              </w:tcPr>
            </w:tcPrChange>
          </w:tcPr>
          <w:p w14:paraId="788A9580" w14:textId="77777777" w:rsidR="00D307AF" w:rsidRDefault="00D307AF">
            <w:pPr>
              <w:spacing w:before="60" w:after="60" w:line="240" w:lineRule="auto"/>
              <w:rPr>
                <w:rFonts w:ascii="Times New Roman" w:hAnsi="Times New Roman"/>
                <w:b/>
                <w:sz w:val="24"/>
                <w:szCs w:val="24"/>
                <w:lang w:val="en-ID"/>
              </w:rPr>
            </w:pPr>
          </w:p>
        </w:tc>
        <w:tc>
          <w:tcPr>
            <w:tcW w:w="283" w:type="dxa"/>
            <w:tcPrChange w:id="98" w:author="Author">
              <w:tcPr>
                <w:tcW w:w="283" w:type="dxa"/>
                <w:shd w:val="clear" w:color="auto" w:fill="EAF1DD" w:themeFill="accent3" w:themeFillTint="33"/>
              </w:tcPr>
            </w:tcPrChange>
          </w:tcPr>
          <w:p w14:paraId="77964390" w14:textId="77777777" w:rsidR="00D307AF" w:rsidRDefault="00D307AF">
            <w:pPr>
              <w:spacing w:before="60" w:after="60" w:line="240" w:lineRule="auto"/>
              <w:rPr>
                <w:rFonts w:ascii="Times New Roman" w:hAnsi="Times New Roman"/>
                <w:b/>
                <w:sz w:val="24"/>
                <w:szCs w:val="24"/>
                <w:lang w:val="en-ID"/>
              </w:rPr>
            </w:pPr>
          </w:p>
        </w:tc>
        <w:tc>
          <w:tcPr>
            <w:tcW w:w="283" w:type="dxa"/>
            <w:tcPrChange w:id="99" w:author="Author">
              <w:tcPr>
                <w:tcW w:w="283" w:type="dxa"/>
                <w:shd w:val="clear" w:color="auto" w:fill="DAEEF3" w:themeFill="accent5" w:themeFillTint="33"/>
              </w:tcPr>
            </w:tcPrChange>
          </w:tcPr>
          <w:p w14:paraId="5AAAD316" w14:textId="77777777" w:rsidR="00D307AF" w:rsidRDefault="00D307AF">
            <w:pPr>
              <w:spacing w:before="60" w:after="60" w:line="240" w:lineRule="auto"/>
              <w:rPr>
                <w:rFonts w:ascii="Times New Roman" w:hAnsi="Times New Roman"/>
                <w:b/>
                <w:sz w:val="24"/>
                <w:szCs w:val="24"/>
                <w:lang w:val="en-ID"/>
              </w:rPr>
            </w:pPr>
          </w:p>
        </w:tc>
        <w:tc>
          <w:tcPr>
            <w:tcW w:w="283" w:type="dxa"/>
            <w:tcPrChange w:id="100" w:author="Author">
              <w:tcPr>
                <w:tcW w:w="283" w:type="dxa"/>
                <w:shd w:val="clear" w:color="auto" w:fill="DAEEF3" w:themeFill="accent5" w:themeFillTint="33"/>
              </w:tcPr>
            </w:tcPrChange>
          </w:tcPr>
          <w:p w14:paraId="6670E2DC" w14:textId="77777777" w:rsidR="00D307AF" w:rsidRDefault="00D307AF">
            <w:pPr>
              <w:spacing w:before="60" w:after="60" w:line="240" w:lineRule="auto"/>
              <w:rPr>
                <w:rFonts w:ascii="Times New Roman" w:hAnsi="Times New Roman"/>
                <w:b/>
                <w:sz w:val="24"/>
                <w:szCs w:val="24"/>
                <w:lang w:val="en-ID"/>
              </w:rPr>
            </w:pPr>
          </w:p>
        </w:tc>
        <w:tc>
          <w:tcPr>
            <w:tcW w:w="283" w:type="dxa"/>
            <w:tcPrChange w:id="101" w:author="Author">
              <w:tcPr>
                <w:tcW w:w="283" w:type="dxa"/>
                <w:shd w:val="clear" w:color="auto" w:fill="DAEEF3" w:themeFill="accent5" w:themeFillTint="33"/>
              </w:tcPr>
            </w:tcPrChange>
          </w:tcPr>
          <w:p w14:paraId="13BBF308" w14:textId="77777777" w:rsidR="00D307AF" w:rsidRDefault="00D307AF">
            <w:pPr>
              <w:spacing w:before="60" w:after="60" w:line="240" w:lineRule="auto"/>
              <w:rPr>
                <w:rFonts w:ascii="Times New Roman" w:hAnsi="Times New Roman"/>
                <w:b/>
                <w:sz w:val="24"/>
                <w:szCs w:val="24"/>
                <w:lang w:val="en-ID"/>
              </w:rPr>
            </w:pPr>
          </w:p>
        </w:tc>
        <w:tc>
          <w:tcPr>
            <w:tcW w:w="283" w:type="dxa"/>
            <w:tcPrChange w:id="102" w:author="Author">
              <w:tcPr>
                <w:tcW w:w="283" w:type="dxa"/>
                <w:shd w:val="clear" w:color="auto" w:fill="DAEEF3" w:themeFill="accent5" w:themeFillTint="33"/>
              </w:tcPr>
            </w:tcPrChange>
          </w:tcPr>
          <w:p w14:paraId="2C673CF8" w14:textId="77777777" w:rsidR="00D307AF" w:rsidRDefault="00D307AF">
            <w:pPr>
              <w:spacing w:before="60" w:after="60" w:line="240" w:lineRule="auto"/>
              <w:rPr>
                <w:rFonts w:ascii="Times New Roman" w:hAnsi="Times New Roman"/>
                <w:b/>
                <w:sz w:val="24"/>
                <w:szCs w:val="24"/>
                <w:lang w:val="en-ID"/>
              </w:rPr>
            </w:pPr>
          </w:p>
        </w:tc>
        <w:tc>
          <w:tcPr>
            <w:tcW w:w="283" w:type="dxa"/>
            <w:tcPrChange w:id="103" w:author="Author">
              <w:tcPr>
                <w:tcW w:w="283" w:type="dxa"/>
                <w:shd w:val="clear" w:color="auto" w:fill="DAEEF3" w:themeFill="accent5" w:themeFillTint="33"/>
              </w:tcPr>
            </w:tcPrChange>
          </w:tcPr>
          <w:p w14:paraId="0F9ABF60" w14:textId="77777777" w:rsidR="00D307AF" w:rsidRDefault="00D307AF">
            <w:pPr>
              <w:spacing w:before="60" w:after="60" w:line="240" w:lineRule="auto"/>
              <w:rPr>
                <w:rFonts w:ascii="Times New Roman" w:hAnsi="Times New Roman"/>
                <w:b/>
                <w:sz w:val="24"/>
                <w:szCs w:val="24"/>
                <w:lang w:val="en-ID"/>
              </w:rPr>
            </w:pPr>
          </w:p>
        </w:tc>
        <w:tc>
          <w:tcPr>
            <w:tcW w:w="283" w:type="dxa"/>
            <w:tcPrChange w:id="104" w:author="Author">
              <w:tcPr>
                <w:tcW w:w="283" w:type="dxa"/>
                <w:shd w:val="clear" w:color="auto" w:fill="EAF1DD" w:themeFill="accent3" w:themeFillTint="33"/>
              </w:tcPr>
            </w:tcPrChange>
          </w:tcPr>
          <w:p w14:paraId="3EAC9214" w14:textId="77777777" w:rsidR="00D307AF" w:rsidRDefault="00D307AF">
            <w:pPr>
              <w:spacing w:before="60" w:after="60" w:line="240" w:lineRule="auto"/>
              <w:rPr>
                <w:rFonts w:ascii="Times New Roman" w:hAnsi="Times New Roman"/>
                <w:b/>
                <w:sz w:val="24"/>
                <w:szCs w:val="24"/>
                <w:lang w:val="en-ID"/>
              </w:rPr>
            </w:pPr>
          </w:p>
        </w:tc>
        <w:tc>
          <w:tcPr>
            <w:tcW w:w="283" w:type="dxa"/>
            <w:tcPrChange w:id="105" w:author="Author">
              <w:tcPr>
                <w:tcW w:w="283" w:type="dxa"/>
                <w:shd w:val="clear" w:color="auto" w:fill="EAF1DD" w:themeFill="accent3" w:themeFillTint="33"/>
              </w:tcPr>
            </w:tcPrChange>
          </w:tcPr>
          <w:p w14:paraId="7D6CD8B0" w14:textId="77777777" w:rsidR="00D307AF" w:rsidRDefault="00D307AF">
            <w:pPr>
              <w:spacing w:before="60" w:after="60" w:line="240" w:lineRule="auto"/>
              <w:rPr>
                <w:rFonts w:ascii="Times New Roman" w:hAnsi="Times New Roman"/>
                <w:b/>
                <w:sz w:val="24"/>
                <w:szCs w:val="24"/>
                <w:lang w:val="en-ID"/>
              </w:rPr>
            </w:pPr>
          </w:p>
        </w:tc>
        <w:tc>
          <w:tcPr>
            <w:tcW w:w="283" w:type="dxa"/>
            <w:tcPrChange w:id="106" w:author="Author">
              <w:tcPr>
                <w:tcW w:w="283" w:type="dxa"/>
                <w:shd w:val="clear" w:color="auto" w:fill="EAF1DD" w:themeFill="accent3" w:themeFillTint="33"/>
              </w:tcPr>
            </w:tcPrChange>
          </w:tcPr>
          <w:p w14:paraId="53C1C675" w14:textId="77777777" w:rsidR="00D307AF" w:rsidRDefault="00D307AF">
            <w:pPr>
              <w:spacing w:before="60" w:after="60" w:line="240" w:lineRule="auto"/>
              <w:rPr>
                <w:rFonts w:ascii="Times New Roman" w:hAnsi="Times New Roman"/>
                <w:b/>
                <w:sz w:val="24"/>
                <w:szCs w:val="24"/>
                <w:lang w:val="en-ID"/>
              </w:rPr>
            </w:pPr>
          </w:p>
        </w:tc>
        <w:tc>
          <w:tcPr>
            <w:tcW w:w="283" w:type="dxa"/>
            <w:tcPrChange w:id="107" w:author="Author">
              <w:tcPr>
                <w:tcW w:w="283" w:type="dxa"/>
                <w:shd w:val="clear" w:color="auto" w:fill="EAF1DD" w:themeFill="accent3" w:themeFillTint="33"/>
              </w:tcPr>
            </w:tcPrChange>
          </w:tcPr>
          <w:p w14:paraId="4BE74D58" w14:textId="77777777" w:rsidR="00D307AF" w:rsidRDefault="00D307AF">
            <w:pPr>
              <w:spacing w:before="60" w:after="60" w:line="240" w:lineRule="auto"/>
              <w:rPr>
                <w:rFonts w:ascii="Times New Roman" w:hAnsi="Times New Roman"/>
                <w:b/>
                <w:sz w:val="24"/>
                <w:szCs w:val="24"/>
                <w:lang w:val="en-ID"/>
              </w:rPr>
            </w:pPr>
          </w:p>
        </w:tc>
        <w:tc>
          <w:tcPr>
            <w:tcW w:w="283" w:type="dxa"/>
            <w:tcPrChange w:id="108" w:author="Author">
              <w:tcPr>
                <w:tcW w:w="283" w:type="dxa"/>
                <w:shd w:val="clear" w:color="auto" w:fill="EAF1DD" w:themeFill="accent3" w:themeFillTint="33"/>
              </w:tcPr>
            </w:tcPrChange>
          </w:tcPr>
          <w:p w14:paraId="038F16D1" w14:textId="77777777" w:rsidR="00D307AF" w:rsidRDefault="00D307AF">
            <w:pPr>
              <w:spacing w:before="60" w:after="60" w:line="240" w:lineRule="auto"/>
              <w:rPr>
                <w:rFonts w:ascii="Times New Roman" w:hAnsi="Times New Roman"/>
                <w:b/>
                <w:sz w:val="24"/>
                <w:szCs w:val="24"/>
                <w:lang w:val="en-ID"/>
              </w:rPr>
            </w:pPr>
          </w:p>
        </w:tc>
        <w:tc>
          <w:tcPr>
            <w:tcW w:w="283" w:type="dxa"/>
            <w:tcPrChange w:id="109" w:author="Author">
              <w:tcPr>
                <w:tcW w:w="283" w:type="dxa"/>
                <w:shd w:val="clear" w:color="auto" w:fill="DAEEF3" w:themeFill="accent5" w:themeFillTint="33"/>
              </w:tcPr>
            </w:tcPrChange>
          </w:tcPr>
          <w:p w14:paraId="236B0E58" w14:textId="77777777" w:rsidR="00D307AF" w:rsidRDefault="00D307AF">
            <w:pPr>
              <w:spacing w:before="60" w:after="60" w:line="240" w:lineRule="auto"/>
              <w:rPr>
                <w:rFonts w:ascii="Times New Roman" w:hAnsi="Times New Roman"/>
                <w:b/>
                <w:sz w:val="24"/>
                <w:szCs w:val="24"/>
                <w:lang w:val="en-ID"/>
              </w:rPr>
            </w:pPr>
          </w:p>
        </w:tc>
        <w:tc>
          <w:tcPr>
            <w:tcW w:w="283" w:type="dxa"/>
            <w:tcPrChange w:id="110" w:author="Author">
              <w:tcPr>
                <w:tcW w:w="283" w:type="dxa"/>
                <w:shd w:val="clear" w:color="auto" w:fill="DAEEF3" w:themeFill="accent5" w:themeFillTint="33"/>
              </w:tcPr>
            </w:tcPrChange>
          </w:tcPr>
          <w:p w14:paraId="5D120535" w14:textId="77777777" w:rsidR="00D307AF" w:rsidRDefault="00D307AF">
            <w:pPr>
              <w:spacing w:before="60" w:after="60" w:line="240" w:lineRule="auto"/>
              <w:rPr>
                <w:rFonts w:ascii="Times New Roman" w:hAnsi="Times New Roman"/>
                <w:b/>
                <w:sz w:val="24"/>
                <w:szCs w:val="24"/>
                <w:lang w:val="en-ID"/>
              </w:rPr>
            </w:pPr>
          </w:p>
        </w:tc>
        <w:tc>
          <w:tcPr>
            <w:tcW w:w="283" w:type="dxa"/>
            <w:tcPrChange w:id="111" w:author="Author">
              <w:tcPr>
                <w:tcW w:w="283" w:type="dxa"/>
                <w:shd w:val="clear" w:color="auto" w:fill="DAEEF3" w:themeFill="accent5" w:themeFillTint="33"/>
              </w:tcPr>
            </w:tcPrChange>
          </w:tcPr>
          <w:p w14:paraId="175EA7C9" w14:textId="77777777" w:rsidR="00D307AF" w:rsidRDefault="00D307AF">
            <w:pPr>
              <w:spacing w:before="60" w:after="60" w:line="240" w:lineRule="auto"/>
              <w:rPr>
                <w:rFonts w:ascii="Times New Roman" w:hAnsi="Times New Roman"/>
                <w:b/>
                <w:sz w:val="24"/>
                <w:szCs w:val="24"/>
                <w:lang w:val="en-ID"/>
              </w:rPr>
            </w:pPr>
          </w:p>
        </w:tc>
        <w:tc>
          <w:tcPr>
            <w:tcW w:w="283" w:type="dxa"/>
            <w:tcPrChange w:id="112" w:author="Author">
              <w:tcPr>
                <w:tcW w:w="283" w:type="dxa"/>
                <w:shd w:val="clear" w:color="auto" w:fill="DAEEF3" w:themeFill="accent5" w:themeFillTint="33"/>
              </w:tcPr>
            </w:tcPrChange>
          </w:tcPr>
          <w:p w14:paraId="25578238" w14:textId="77777777" w:rsidR="00D307AF" w:rsidRDefault="00D307AF">
            <w:pPr>
              <w:spacing w:before="60" w:after="60" w:line="240" w:lineRule="auto"/>
              <w:rPr>
                <w:rFonts w:ascii="Times New Roman" w:hAnsi="Times New Roman"/>
                <w:b/>
                <w:sz w:val="24"/>
                <w:szCs w:val="24"/>
                <w:lang w:val="en-ID"/>
              </w:rPr>
            </w:pPr>
          </w:p>
        </w:tc>
        <w:tc>
          <w:tcPr>
            <w:tcW w:w="283" w:type="dxa"/>
            <w:tcPrChange w:id="113" w:author="Author">
              <w:tcPr>
                <w:tcW w:w="283" w:type="dxa"/>
                <w:shd w:val="clear" w:color="auto" w:fill="DAEEF3" w:themeFill="accent5" w:themeFillTint="33"/>
              </w:tcPr>
            </w:tcPrChange>
          </w:tcPr>
          <w:p w14:paraId="292B5AAA" w14:textId="77777777" w:rsidR="00D307AF" w:rsidRDefault="00D307AF">
            <w:pPr>
              <w:spacing w:before="60" w:after="60" w:line="240" w:lineRule="auto"/>
              <w:rPr>
                <w:rFonts w:ascii="Times New Roman" w:hAnsi="Times New Roman"/>
                <w:b/>
                <w:sz w:val="24"/>
                <w:szCs w:val="24"/>
                <w:lang w:val="en-ID"/>
              </w:rPr>
            </w:pPr>
          </w:p>
        </w:tc>
      </w:tr>
      <w:tr w:rsidR="00F118C4" w:rsidRPr="00DD74A3" w14:paraId="4934DCB4" w14:textId="77777777" w:rsidTr="00370CD2">
        <w:trPr>
          <w:trHeight w:val="240"/>
          <w:trPrChange w:id="114" w:author="Author">
            <w:trPr>
              <w:trHeight w:val="240"/>
            </w:trPr>
          </w:trPrChange>
        </w:trPr>
        <w:tc>
          <w:tcPr>
            <w:tcW w:w="14524" w:type="dxa"/>
            <w:gridSpan w:val="33"/>
            <w:tcPrChange w:id="115" w:author="Author">
              <w:tcPr>
                <w:tcW w:w="14524" w:type="dxa"/>
                <w:gridSpan w:val="33"/>
                <w:shd w:val="clear" w:color="auto" w:fill="FDE9D9" w:themeFill="accent6" w:themeFillTint="33"/>
              </w:tcPr>
            </w:tcPrChange>
          </w:tcPr>
          <w:p w14:paraId="1E62A3DB"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menyusun dialog terkait saran dan tawaran sendiri</w:t>
            </w:r>
          </w:p>
        </w:tc>
      </w:tr>
      <w:tr w:rsidR="00E0229E" w:rsidRPr="00DD74A3" w14:paraId="0372A2C3" w14:textId="77777777" w:rsidTr="00370CD2">
        <w:trPr>
          <w:trHeight w:val="240"/>
          <w:trPrChange w:id="116" w:author="Author">
            <w:trPr>
              <w:trHeight w:val="240"/>
            </w:trPr>
          </w:trPrChange>
        </w:trPr>
        <w:tc>
          <w:tcPr>
            <w:tcW w:w="452" w:type="dxa"/>
            <w:tcPrChange w:id="117" w:author="Author">
              <w:tcPr>
                <w:tcW w:w="452" w:type="dxa"/>
                <w:shd w:val="clear" w:color="auto" w:fill="BFBFBF" w:themeFill="background1" w:themeFillShade="BF"/>
              </w:tcPr>
            </w:tcPrChange>
          </w:tcPr>
          <w:p w14:paraId="0C03BE8F" w14:textId="77777777" w:rsidR="00D307AF" w:rsidRDefault="00702DF7">
            <w:pPr>
              <w:spacing w:before="60" w:after="60" w:line="240" w:lineRule="auto"/>
              <w:ind w:left="-85" w:right="-85"/>
              <w:jc w:val="center"/>
              <w:rPr>
                <w:rFonts w:ascii="Times New Roman" w:hAnsi="Times New Roman"/>
                <w:b/>
                <w:sz w:val="24"/>
                <w:szCs w:val="24"/>
                <w:lang w:val="en-ID"/>
              </w:rPr>
            </w:pPr>
            <w:del w:id="118" w:author="Author">
              <w:r w:rsidRPr="00702DF7" w:rsidDel="006F70F5">
                <w:rPr>
                  <w:rFonts w:ascii="Times New Roman" w:hAnsi="Times New Roman"/>
                  <w:b/>
                  <w:sz w:val="24"/>
                  <w:szCs w:val="24"/>
                  <w:lang w:val="en-ID"/>
                </w:rPr>
                <w:delText>1</w:delText>
              </w:r>
            </w:del>
            <w:ins w:id="119" w:author="Author">
              <w:r w:rsidR="006F70F5">
                <w:rPr>
                  <w:rFonts w:ascii="Times New Roman" w:hAnsi="Times New Roman"/>
                  <w:b/>
                  <w:sz w:val="24"/>
                  <w:szCs w:val="24"/>
                  <w:lang w:val="en-ID"/>
                </w:rPr>
                <w:t>2</w:t>
              </w:r>
            </w:ins>
          </w:p>
        </w:tc>
        <w:tc>
          <w:tcPr>
            <w:tcW w:w="4770" w:type="dxa"/>
            <w:tcPrChange w:id="120" w:author="Author">
              <w:tcPr>
                <w:tcW w:w="4770" w:type="dxa"/>
                <w:shd w:val="clear" w:color="auto" w:fill="F2F2F2" w:themeFill="background1" w:themeFillShade="F2"/>
              </w:tcPr>
            </w:tcPrChange>
          </w:tcPr>
          <w:p w14:paraId="06B22D46" w14:textId="77777777" w:rsidR="00D307AF" w:rsidRDefault="00702DF7">
            <w:pPr>
              <w:spacing w:before="60" w:after="60" w:line="240" w:lineRule="auto"/>
              <w:ind w:left="711" w:hanging="711"/>
              <w:rPr>
                <w:rFonts w:ascii="Times New Roman" w:hAnsi="Times New Roman"/>
                <w:sz w:val="24"/>
                <w:szCs w:val="24"/>
              </w:rPr>
            </w:pPr>
            <w:r>
              <w:rPr>
                <w:rFonts w:ascii="Times New Roman" w:hAnsi="Times New Roman"/>
                <w:sz w:val="24"/>
                <w:szCs w:val="24"/>
                <w:lang w:val="en-ID"/>
              </w:rPr>
              <w:t>11.1.4</w:t>
            </w:r>
            <w:r>
              <w:rPr>
                <w:rFonts w:ascii="Times New Roman" w:hAnsi="Times New Roman"/>
                <w:sz w:val="24"/>
                <w:szCs w:val="24"/>
                <w:lang w:val="en-ID"/>
              </w:rPr>
              <w:tab/>
            </w:r>
            <w:proofErr w:type="spellStart"/>
            <w:r w:rsidRPr="00702DF7">
              <w:rPr>
                <w:rFonts w:ascii="Times New Roman" w:hAnsi="Times New Roman"/>
                <w:sz w:val="24"/>
                <w:szCs w:val="24"/>
              </w:rPr>
              <w:t>Membuat</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dialog </w:t>
            </w:r>
            <w:proofErr w:type="spellStart"/>
            <w:r w:rsidRPr="00702DF7">
              <w:rPr>
                <w:rFonts w:ascii="Times New Roman" w:hAnsi="Times New Roman"/>
                <w:sz w:val="24"/>
                <w:szCs w:val="24"/>
              </w:rPr>
              <w:t>berisi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ungkapan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lang w:val="en-ID"/>
              </w:rPr>
              <w:t>memberikan</w:t>
            </w:r>
            <w:proofErr w:type="spellEnd"/>
            <w:r w:rsidRPr="00702DF7">
              <w:rPr>
                <w:rFonts w:ascii="Times New Roman" w:hAnsi="Times New Roman"/>
                <w:sz w:val="24"/>
                <w:szCs w:val="24"/>
              </w:rPr>
              <w:t xml:space="preserve"> saran dan </w:t>
            </w:r>
            <w:proofErr w:type="spellStart"/>
            <w:r w:rsidRPr="00702DF7">
              <w:rPr>
                <w:rFonts w:ascii="Times New Roman" w:hAnsi="Times New Roman"/>
                <w:sz w:val="24"/>
                <w:szCs w:val="24"/>
              </w:rPr>
              <w:t>tawaran</w:t>
            </w:r>
            <w:proofErr w:type="spellEnd"/>
            <w:r w:rsidRPr="00702DF7">
              <w:rPr>
                <w:rFonts w:ascii="Times New Roman" w:hAnsi="Times New Roman"/>
                <w:sz w:val="24"/>
                <w:szCs w:val="24"/>
              </w:rPr>
              <w:t>.</w:t>
            </w:r>
          </w:p>
          <w:p w14:paraId="7C7F882E"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hAnsi="Times New Roman"/>
                <w:sz w:val="24"/>
                <w:szCs w:val="24"/>
                <w:lang w:val="en-ID"/>
              </w:rPr>
              <w:t>11.1.5</w:t>
            </w:r>
            <w:r>
              <w:rPr>
                <w:rFonts w:ascii="Times New Roman" w:hAnsi="Times New Roman"/>
                <w:sz w:val="24"/>
                <w:szCs w:val="24"/>
                <w:lang w:val="en-ID"/>
              </w:rPr>
              <w:tab/>
            </w:r>
            <w:proofErr w:type="spellStart"/>
            <w:r w:rsidRPr="00702DF7">
              <w:rPr>
                <w:rFonts w:ascii="Times New Roman" w:hAnsi="Times New Roman"/>
                <w:sz w:val="24"/>
                <w:szCs w:val="24"/>
                <w:lang w:val="en-ID"/>
              </w:rPr>
              <w:t>Membawakan</w:t>
            </w:r>
            <w:proofErr w:type="spellEnd"/>
            <w:r w:rsidRPr="00702DF7">
              <w:rPr>
                <w:rFonts w:ascii="Times New Roman" w:hAnsi="Times New Roman"/>
                <w:sz w:val="24"/>
                <w:szCs w:val="24"/>
              </w:rPr>
              <w:t xml:space="preserve"> dialog yang </w:t>
            </w:r>
            <w:proofErr w:type="spellStart"/>
            <w:r w:rsidRPr="00702DF7">
              <w:rPr>
                <w:rFonts w:ascii="Times New Roman" w:hAnsi="Times New Roman"/>
                <w:sz w:val="24"/>
                <w:szCs w:val="24"/>
              </w:rPr>
              <w:t>telah</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dibuat</w:t>
            </w:r>
            <w:proofErr w:type="spellEnd"/>
            <w:r w:rsidRPr="00702DF7">
              <w:rPr>
                <w:rFonts w:ascii="Times New Roman" w:hAnsi="Times New Roman"/>
                <w:sz w:val="24"/>
                <w:szCs w:val="24"/>
              </w:rPr>
              <w:t>.</w:t>
            </w:r>
          </w:p>
        </w:tc>
        <w:tc>
          <w:tcPr>
            <w:tcW w:w="820" w:type="dxa"/>
            <w:tcPrChange w:id="121" w:author="Author">
              <w:tcPr>
                <w:tcW w:w="820" w:type="dxa"/>
                <w:shd w:val="clear" w:color="auto" w:fill="F2DBDB" w:themeFill="accent2" w:themeFillTint="33"/>
              </w:tcPr>
            </w:tcPrChange>
          </w:tcPr>
          <w:p w14:paraId="43983DED"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122" w:author="Author">
              <w:tcPr>
                <w:tcW w:w="282" w:type="dxa"/>
                <w:shd w:val="clear" w:color="auto" w:fill="EAF1DD" w:themeFill="accent3" w:themeFillTint="33"/>
              </w:tcPr>
            </w:tcPrChange>
          </w:tcPr>
          <w:p w14:paraId="428C989F" w14:textId="77777777" w:rsidR="00D307AF" w:rsidRDefault="00D307AF">
            <w:pPr>
              <w:spacing w:before="60" w:after="60" w:line="240" w:lineRule="auto"/>
              <w:rPr>
                <w:rFonts w:ascii="Times New Roman" w:hAnsi="Times New Roman"/>
                <w:b/>
                <w:sz w:val="24"/>
                <w:szCs w:val="24"/>
                <w:lang w:val="en-ID"/>
              </w:rPr>
            </w:pPr>
          </w:p>
        </w:tc>
        <w:tc>
          <w:tcPr>
            <w:tcW w:w="282" w:type="dxa"/>
            <w:tcPrChange w:id="123" w:author="Author">
              <w:tcPr>
                <w:tcW w:w="282" w:type="dxa"/>
                <w:shd w:val="clear" w:color="auto" w:fill="EAF1DD" w:themeFill="accent3" w:themeFillTint="33"/>
              </w:tcPr>
            </w:tcPrChange>
          </w:tcPr>
          <w:p w14:paraId="26C7D857" w14:textId="77777777" w:rsidR="00D307AF" w:rsidRDefault="00D307AF">
            <w:pPr>
              <w:spacing w:before="60" w:after="60" w:line="240" w:lineRule="auto"/>
              <w:rPr>
                <w:rFonts w:ascii="Times New Roman" w:hAnsi="Times New Roman"/>
                <w:b/>
                <w:sz w:val="24"/>
                <w:szCs w:val="24"/>
                <w:lang w:val="en-ID"/>
              </w:rPr>
            </w:pPr>
          </w:p>
        </w:tc>
        <w:tc>
          <w:tcPr>
            <w:tcW w:w="282" w:type="dxa"/>
            <w:tcPrChange w:id="124" w:author="Author">
              <w:tcPr>
                <w:tcW w:w="282" w:type="dxa"/>
                <w:shd w:val="clear" w:color="auto" w:fill="EAF1DD" w:themeFill="accent3" w:themeFillTint="33"/>
              </w:tcPr>
            </w:tcPrChange>
          </w:tcPr>
          <w:p w14:paraId="5BC34D82" w14:textId="77777777" w:rsidR="00D307AF" w:rsidRDefault="00D307AF">
            <w:pPr>
              <w:spacing w:before="60" w:after="60" w:line="240" w:lineRule="auto"/>
              <w:rPr>
                <w:rFonts w:ascii="Times New Roman" w:hAnsi="Times New Roman"/>
                <w:b/>
                <w:sz w:val="24"/>
                <w:szCs w:val="24"/>
                <w:lang w:val="en-ID"/>
              </w:rPr>
            </w:pPr>
          </w:p>
        </w:tc>
        <w:tc>
          <w:tcPr>
            <w:tcW w:w="282" w:type="dxa"/>
            <w:tcPrChange w:id="125" w:author="Author">
              <w:tcPr>
                <w:tcW w:w="282" w:type="dxa"/>
                <w:shd w:val="clear" w:color="auto" w:fill="EAF1DD" w:themeFill="accent3" w:themeFillTint="33"/>
              </w:tcPr>
            </w:tcPrChange>
          </w:tcPr>
          <w:p w14:paraId="6E814E23" w14:textId="77777777" w:rsidR="00D307AF" w:rsidRDefault="00D307AF">
            <w:pPr>
              <w:spacing w:before="60" w:after="60" w:line="240" w:lineRule="auto"/>
              <w:rPr>
                <w:rFonts w:ascii="Times New Roman" w:hAnsi="Times New Roman"/>
                <w:b/>
                <w:sz w:val="24"/>
                <w:szCs w:val="24"/>
                <w:lang w:val="en-ID"/>
              </w:rPr>
            </w:pPr>
          </w:p>
        </w:tc>
        <w:tc>
          <w:tcPr>
            <w:tcW w:w="282" w:type="dxa"/>
            <w:tcPrChange w:id="126" w:author="Author">
              <w:tcPr>
                <w:tcW w:w="282" w:type="dxa"/>
                <w:shd w:val="clear" w:color="auto" w:fill="EAF1DD" w:themeFill="accent3" w:themeFillTint="33"/>
              </w:tcPr>
            </w:tcPrChange>
          </w:tcPr>
          <w:p w14:paraId="719F93B7" w14:textId="76EED6B8" w:rsidR="00D307AF" w:rsidRDefault="00E0229E">
            <w:pPr>
              <w:spacing w:before="60" w:after="60" w:line="240" w:lineRule="auto"/>
              <w:rPr>
                <w:rFonts w:ascii="Times New Roman" w:hAnsi="Times New Roman"/>
                <w:b/>
                <w:sz w:val="24"/>
                <w:szCs w:val="24"/>
                <w:lang w:val="en-ID"/>
              </w:rPr>
            </w:pPr>
            <w:ins w:id="127" w:author="Author">
              <w:r>
                <w:rPr>
                  <w:rFonts w:ascii="Times New Roman" w:hAnsi="Times New Roman"/>
                  <w:b/>
                  <w:sz w:val="24"/>
                  <w:szCs w:val="24"/>
                  <w:lang w:val="en-ID"/>
                </w:rPr>
                <w:t>2</w:t>
              </w:r>
            </w:ins>
          </w:p>
        </w:tc>
        <w:tc>
          <w:tcPr>
            <w:tcW w:w="282" w:type="dxa"/>
            <w:tcPrChange w:id="128" w:author="Author">
              <w:tcPr>
                <w:tcW w:w="282" w:type="dxa"/>
                <w:shd w:val="clear" w:color="auto" w:fill="DAEEF3" w:themeFill="accent5" w:themeFillTint="33"/>
              </w:tcPr>
            </w:tcPrChange>
          </w:tcPr>
          <w:p w14:paraId="11F2CF31" w14:textId="43B0456F" w:rsidR="00D307AF" w:rsidRDefault="00E0229E">
            <w:pPr>
              <w:spacing w:before="60" w:after="60" w:line="240" w:lineRule="auto"/>
              <w:rPr>
                <w:rFonts w:ascii="Times New Roman" w:hAnsi="Times New Roman"/>
                <w:b/>
                <w:sz w:val="24"/>
                <w:szCs w:val="24"/>
                <w:lang w:val="en-ID"/>
              </w:rPr>
            </w:pPr>
            <w:ins w:id="129" w:author="Author">
              <w:r>
                <w:rPr>
                  <w:rFonts w:ascii="Times New Roman" w:hAnsi="Times New Roman"/>
                  <w:b/>
                  <w:sz w:val="24"/>
                  <w:szCs w:val="24"/>
                  <w:lang w:val="en-ID"/>
                </w:rPr>
                <w:t>2</w:t>
              </w:r>
            </w:ins>
          </w:p>
        </w:tc>
        <w:tc>
          <w:tcPr>
            <w:tcW w:w="282" w:type="dxa"/>
            <w:tcPrChange w:id="130" w:author="Author">
              <w:tcPr>
                <w:tcW w:w="282" w:type="dxa"/>
                <w:shd w:val="clear" w:color="auto" w:fill="DAEEF3" w:themeFill="accent5" w:themeFillTint="33"/>
              </w:tcPr>
            </w:tcPrChange>
          </w:tcPr>
          <w:p w14:paraId="2B033A15" w14:textId="77777777" w:rsidR="00D307AF" w:rsidRDefault="00D307AF">
            <w:pPr>
              <w:spacing w:before="60" w:after="60" w:line="240" w:lineRule="auto"/>
              <w:rPr>
                <w:rFonts w:ascii="Times New Roman" w:hAnsi="Times New Roman"/>
                <w:b/>
                <w:sz w:val="24"/>
                <w:szCs w:val="24"/>
                <w:lang w:val="en-ID"/>
              </w:rPr>
            </w:pPr>
          </w:p>
        </w:tc>
        <w:tc>
          <w:tcPr>
            <w:tcW w:w="282" w:type="dxa"/>
            <w:tcPrChange w:id="131" w:author="Author">
              <w:tcPr>
                <w:tcW w:w="282" w:type="dxa"/>
                <w:shd w:val="clear" w:color="auto" w:fill="DAEEF3" w:themeFill="accent5" w:themeFillTint="33"/>
              </w:tcPr>
            </w:tcPrChange>
          </w:tcPr>
          <w:p w14:paraId="35D802B5" w14:textId="77777777" w:rsidR="00D307AF" w:rsidRDefault="00D307AF">
            <w:pPr>
              <w:spacing w:before="60" w:after="60" w:line="240" w:lineRule="auto"/>
              <w:rPr>
                <w:rFonts w:ascii="Times New Roman" w:hAnsi="Times New Roman"/>
                <w:b/>
                <w:sz w:val="24"/>
                <w:szCs w:val="24"/>
                <w:lang w:val="en-ID"/>
              </w:rPr>
            </w:pPr>
          </w:p>
        </w:tc>
        <w:tc>
          <w:tcPr>
            <w:tcW w:w="283" w:type="dxa"/>
            <w:tcPrChange w:id="132" w:author="Author">
              <w:tcPr>
                <w:tcW w:w="283" w:type="dxa"/>
                <w:shd w:val="clear" w:color="auto" w:fill="DAEEF3" w:themeFill="accent5" w:themeFillTint="33"/>
              </w:tcPr>
            </w:tcPrChange>
          </w:tcPr>
          <w:p w14:paraId="3AECB3BE" w14:textId="77777777" w:rsidR="00D307AF" w:rsidRDefault="00D307AF">
            <w:pPr>
              <w:spacing w:before="60" w:after="60" w:line="240" w:lineRule="auto"/>
              <w:rPr>
                <w:rFonts w:ascii="Times New Roman" w:hAnsi="Times New Roman"/>
                <w:b/>
                <w:sz w:val="24"/>
                <w:szCs w:val="24"/>
                <w:lang w:val="en-ID"/>
              </w:rPr>
            </w:pPr>
          </w:p>
        </w:tc>
        <w:tc>
          <w:tcPr>
            <w:tcW w:w="283" w:type="dxa"/>
            <w:tcPrChange w:id="133" w:author="Author">
              <w:tcPr>
                <w:tcW w:w="283" w:type="dxa"/>
                <w:shd w:val="clear" w:color="auto" w:fill="DAEEF3" w:themeFill="accent5" w:themeFillTint="33"/>
              </w:tcPr>
            </w:tcPrChange>
          </w:tcPr>
          <w:p w14:paraId="25B85FA2" w14:textId="77777777" w:rsidR="00D307AF" w:rsidRDefault="00D307AF">
            <w:pPr>
              <w:spacing w:before="60" w:after="60" w:line="240" w:lineRule="auto"/>
              <w:rPr>
                <w:rFonts w:ascii="Times New Roman" w:hAnsi="Times New Roman"/>
                <w:b/>
                <w:sz w:val="24"/>
                <w:szCs w:val="24"/>
                <w:lang w:val="en-ID"/>
              </w:rPr>
            </w:pPr>
          </w:p>
        </w:tc>
        <w:tc>
          <w:tcPr>
            <w:tcW w:w="283" w:type="dxa"/>
            <w:tcPrChange w:id="134" w:author="Author">
              <w:tcPr>
                <w:tcW w:w="283" w:type="dxa"/>
                <w:shd w:val="clear" w:color="auto" w:fill="EAF1DD" w:themeFill="accent3" w:themeFillTint="33"/>
              </w:tcPr>
            </w:tcPrChange>
          </w:tcPr>
          <w:p w14:paraId="2D399B00" w14:textId="77777777" w:rsidR="00D307AF" w:rsidRDefault="00D307AF">
            <w:pPr>
              <w:spacing w:before="60" w:after="60" w:line="240" w:lineRule="auto"/>
              <w:rPr>
                <w:rFonts w:ascii="Times New Roman" w:hAnsi="Times New Roman"/>
                <w:b/>
                <w:sz w:val="24"/>
                <w:szCs w:val="24"/>
                <w:lang w:val="en-ID"/>
              </w:rPr>
            </w:pPr>
          </w:p>
        </w:tc>
        <w:tc>
          <w:tcPr>
            <w:tcW w:w="283" w:type="dxa"/>
            <w:tcPrChange w:id="135" w:author="Author">
              <w:tcPr>
                <w:tcW w:w="283" w:type="dxa"/>
                <w:shd w:val="clear" w:color="auto" w:fill="EAF1DD" w:themeFill="accent3" w:themeFillTint="33"/>
              </w:tcPr>
            </w:tcPrChange>
          </w:tcPr>
          <w:p w14:paraId="15FC1DFA" w14:textId="77777777" w:rsidR="00D307AF" w:rsidRDefault="00D307AF">
            <w:pPr>
              <w:spacing w:before="60" w:after="60" w:line="240" w:lineRule="auto"/>
              <w:rPr>
                <w:rFonts w:ascii="Times New Roman" w:hAnsi="Times New Roman"/>
                <w:b/>
                <w:sz w:val="24"/>
                <w:szCs w:val="24"/>
                <w:lang w:val="en-ID"/>
              </w:rPr>
            </w:pPr>
          </w:p>
        </w:tc>
        <w:tc>
          <w:tcPr>
            <w:tcW w:w="283" w:type="dxa"/>
            <w:tcPrChange w:id="136" w:author="Author">
              <w:tcPr>
                <w:tcW w:w="283" w:type="dxa"/>
                <w:shd w:val="clear" w:color="auto" w:fill="EAF1DD" w:themeFill="accent3" w:themeFillTint="33"/>
              </w:tcPr>
            </w:tcPrChange>
          </w:tcPr>
          <w:p w14:paraId="0416C489" w14:textId="77777777" w:rsidR="00D307AF" w:rsidRDefault="00D307AF">
            <w:pPr>
              <w:spacing w:before="60" w:after="60" w:line="240" w:lineRule="auto"/>
              <w:rPr>
                <w:rFonts w:ascii="Times New Roman" w:hAnsi="Times New Roman"/>
                <w:b/>
                <w:sz w:val="24"/>
                <w:szCs w:val="24"/>
                <w:lang w:val="en-ID"/>
              </w:rPr>
            </w:pPr>
          </w:p>
        </w:tc>
        <w:tc>
          <w:tcPr>
            <w:tcW w:w="283" w:type="dxa"/>
            <w:tcPrChange w:id="137" w:author="Author">
              <w:tcPr>
                <w:tcW w:w="283" w:type="dxa"/>
                <w:shd w:val="clear" w:color="auto" w:fill="EAF1DD" w:themeFill="accent3" w:themeFillTint="33"/>
              </w:tcPr>
            </w:tcPrChange>
          </w:tcPr>
          <w:p w14:paraId="787E5E88" w14:textId="77777777" w:rsidR="00D307AF" w:rsidRDefault="00D307AF">
            <w:pPr>
              <w:spacing w:before="60" w:after="60" w:line="240" w:lineRule="auto"/>
              <w:rPr>
                <w:rFonts w:ascii="Times New Roman" w:hAnsi="Times New Roman"/>
                <w:b/>
                <w:sz w:val="24"/>
                <w:szCs w:val="24"/>
                <w:lang w:val="en-ID"/>
              </w:rPr>
            </w:pPr>
          </w:p>
        </w:tc>
        <w:tc>
          <w:tcPr>
            <w:tcW w:w="283" w:type="dxa"/>
            <w:tcPrChange w:id="138" w:author="Author">
              <w:tcPr>
                <w:tcW w:w="283" w:type="dxa"/>
                <w:shd w:val="clear" w:color="auto" w:fill="EAF1DD" w:themeFill="accent3" w:themeFillTint="33"/>
              </w:tcPr>
            </w:tcPrChange>
          </w:tcPr>
          <w:p w14:paraId="22FD9266" w14:textId="77777777" w:rsidR="00D307AF" w:rsidRDefault="00D307AF">
            <w:pPr>
              <w:spacing w:before="60" w:after="60" w:line="240" w:lineRule="auto"/>
              <w:rPr>
                <w:rFonts w:ascii="Times New Roman" w:hAnsi="Times New Roman"/>
                <w:b/>
                <w:sz w:val="24"/>
                <w:szCs w:val="24"/>
                <w:lang w:val="en-ID"/>
              </w:rPr>
            </w:pPr>
          </w:p>
        </w:tc>
        <w:tc>
          <w:tcPr>
            <w:tcW w:w="283" w:type="dxa"/>
            <w:tcPrChange w:id="139" w:author="Author">
              <w:tcPr>
                <w:tcW w:w="283" w:type="dxa"/>
                <w:shd w:val="clear" w:color="auto" w:fill="DAEEF3" w:themeFill="accent5" w:themeFillTint="33"/>
              </w:tcPr>
            </w:tcPrChange>
          </w:tcPr>
          <w:p w14:paraId="74E62ACB" w14:textId="77777777" w:rsidR="00D307AF" w:rsidRDefault="00D307AF">
            <w:pPr>
              <w:spacing w:before="60" w:after="60" w:line="240" w:lineRule="auto"/>
              <w:rPr>
                <w:rFonts w:ascii="Times New Roman" w:hAnsi="Times New Roman"/>
                <w:b/>
                <w:sz w:val="24"/>
                <w:szCs w:val="24"/>
                <w:lang w:val="en-ID"/>
              </w:rPr>
            </w:pPr>
          </w:p>
        </w:tc>
        <w:tc>
          <w:tcPr>
            <w:tcW w:w="283" w:type="dxa"/>
            <w:tcPrChange w:id="140" w:author="Author">
              <w:tcPr>
                <w:tcW w:w="283" w:type="dxa"/>
                <w:shd w:val="clear" w:color="auto" w:fill="DAEEF3" w:themeFill="accent5" w:themeFillTint="33"/>
              </w:tcPr>
            </w:tcPrChange>
          </w:tcPr>
          <w:p w14:paraId="3D04A27C" w14:textId="77777777" w:rsidR="00D307AF" w:rsidRDefault="00D307AF">
            <w:pPr>
              <w:spacing w:before="60" w:after="60" w:line="240" w:lineRule="auto"/>
              <w:rPr>
                <w:rFonts w:ascii="Times New Roman" w:hAnsi="Times New Roman"/>
                <w:b/>
                <w:sz w:val="24"/>
                <w:szCs w:val="24"/>
                <w:lang w:val="en-ID"/>
              </w:rPr>
            </w:pPr>
          </w:p>
        </w:tc>
        <w:tc>
          <w:tcPr>
            <w:tcW w:w="283" w:type="dxa"/>
            <w:tcPrChange w:id="141" w:author="Author">
              <w:tcPr>
                <w:tcW w:w="283" w:type="dxa"/>
                <w:shd w:val="clear" w:color="auto" w:fill="DAEEF3" w:themeFill="accent5" w:themeFillTint="33"/>
              </w:tcPr>
            </w:tcPrChange>
          </w:tcPr>
          <w:p w14:paraId="75DA48E2" w14:textId="77777777" w:rsidR="00D307AF" w:rsidRDefault="00D307AF">
            <w:pPr>
              <w:spacing w:before="60" w:after="60" w:line="240" w:lineRule="auto"/>
              <w:rPr>
                <w:rFonts w:ascii="Times New Roman" w:hAnsi="Times New Roman"/>
                <w:b/>
                <w:sz w:val="24"/>
                <w:szCs w:val="24"/>
                <w:lang w:val="en-ID"/>
              </w:rPr>
            </w:pPr>
          </w:p>
        </w:tc>
        <w:tc>
          <w:tcPr>
            <w:tcW w:w="283" w:type="dxa"/>
            <w:tcPrChange w:id="142" w:author="Author">
              <w:tcPr>
                <w:tcW w:w="283" w:type="dxa"/>
                <w:shd w:val="clear" w:color="auto" w:fill="DAEEF3" w:themeFill="accent5" w:themeFillTint="33"/>
              </w:tcPr>
            </w:tcPrChange>
          </w:tcPr>
          <w:p w14:paraId="522AFE23" w14:textId="77777777" w:rsidR="00D307AF" w:rsidRDefault="00D307AF">
            <w:pPr>
              <w:spacing w:before="60" w:after="60" w:line="240" w:lineRule="auto"/>
              <w:rPr>
                <w:rFonts w:ascii="Times New Roman" w:hAnsi="Times New Roman"/>
                <w:b/>
                <w:sz w:val="24"/>
                <w:szCs w:val="24"/>
                <w:lang w:val="en-ID"/>
              </w:rPr>
            </w:pPr>
          </w:p>
        </w:tc>
        <w:tc>
          <w:tcPr>
            <w:tcW w:w="283" w:type="dxa"/>
            <w:tcPrChange w:id="143" w:author="Author">
              <w:tcPr>
                <w:tcW w:w="283" w:type="dxa"/>
                <w:shd w:val="clear" w:color="auto" w:fill="DAEEF3" w:themeFill="accent5" w:themeFillTint="33"/>
              </w:tcPr>
            </w:tcPrChange>
          </w:tcPr>
          <w:p w14:paraId="56645E41" w14:textId="77777777" w:rsidR="00D307AF" w:rsidRDefault="00D307AF">
            <w:pPr>
              <w:spacing w:before="60" w:after="60" w:line="240" w:lineRule="auto"/>
              <w:rPr>
                <w:rFonts w:ascii="Times New Roman" w:hAnsi="Times New Roman"/>
                <w:b/>
                <w:sz w:val="24"/>
                <w:szCs w:val="24"/>
                <w:lang w:val="en-ID"/>
              </w:rPr>
            </w:pPr>
          </w:p>
        </w:tc>
        <w:tc>
          <w:tcPr>
            <w:tcW w:w="283" w:type="dxa"/>
            <w:tcPrChange w:id="144" w:author="Author">
              <w:tcPr>
                <w:tcW w:w="283" w:type="dxa"/>
                <w:shd w:val="clear" w:color="auto" w:fill="EAF1DD" w:themeFill="accent3" w:themeFillTint="33"/>
              </w:tcPr>
            </w:tcPrChange>
          </w:tcPr>
          <w:p w14:paraId="6380BFC6" w14:textId="77777777" w:rsidR="00D307AF" w:rsidRDefault="00D307AF">
            <w:pPr>
              <w:spacing w:before="60" w:after="60" w:line="240" w:lineRule="auto"/>
              <w:rPr>
                <w:rFonts w:ascii="Times New Roman" w:hAnsi="Times New Roman"/>
                <w:b/>
                <w:sz w:val="24"/>
                <w:szCs w:val="24"/>
                <w:lang w:val="en-ID"/>
              </w:rPr>
            </w:pPr>
          </w:p>
        </w:tc>
        <w:tc>
          <w:tcPr>
            <w:tcW w:w="283" w:type="dxa"/>
            <w:tcPrChange w:id="145" w:author="Author">
              <w:tcPr>
                <w:tcW w:w="283" w:type="dxa"/>
                <w:shd w:val="clear" w:color="auto" w:fill="EAF1DD" w:themeFill="accent3" w:themeFillTint="33"/>
              </w:tcPr>
            </w:tcPrChange>
          </w:tcPr>
          <w:p w14:paraId="5D49F8CD" w14:textId="77777777" w:rsidR="00D307AF" w:rsidRDefault="00D307AF">
            <w:pPr>
              <w:spacing w:before="60" w:after="60" w:line="240" w:lineRule="auto"/>
              <w:rPr>
                <w:rFonts w:ascii="Times New Roman" w:hAnsi="Times New Roman"/>
                <w:b/>
                <w:sz w:val="24"/>
                <w:szCs w:val="24"/>
                <w:lang w:val="en-ID"/>
              </w:rPr>
            </w:pPr>
          </w:p>
        </w:tc>
        <w:tc>
          <w:tcPr>
            <w:tcW w:w="283" w:type="dxa"/>
            <w:tcPrChange w:id="146" w:author="Author">
              <w:tcPr>
                <w:tcW w:w="283" w:type="dxa"/>
                <w:shd w:val="clear" w:color="auto" w:fill="EAF1DD" w:themeFill="accent3" w:themeFillTint="33"/>
              </w:tcPr>
            </w:tcPrChange>
          </w:tcPr>
          <w:p w14:paraId="79DAC38F" w14:textId="77777777" w:rsidR="00D307AF" w:rsidRDefault="00D307AF">
            <w:pPr>
              <w:spacing w:before="60" w:after="60" w:line="240" w:lineRule="auto"/>
              <w:rPr>
                <w:rFonts w:ascii="Times New Roman" w:hAnsi="Times New Roman"/>
                <w:b/>
                <w:sz w:val="24"/>
                <w:szCs w:val="24"/>
                <w:lang w:val="en-ID"/>
              </w:rPr>
            </w:pPr>
          </w:p>
        </w:tc>
        <w:tc>
          <w:tcPr>
            <w:tcW w:w="283" w:type="dxa"/>
            <w:tcPrChange w:id="147" w:author="Author">
              <w:tcPr>
                <w:tcW w:w="283" w:type="dxa"/>
                <w:shd w:val="clear" w:color="auto" w:fill="EAF1DD" w:themeFill="accent3" w:themeFillTint="33"/>
              </w:tcPr>
            </w:tcPrChange>
          </w:tcPr>
          <w:p w14:paraId="588D4526" w14:textId="77777777" w:rsidR="00D307AF" w:rsidRDefault="00D307AF">
            <w:pPr>
              <w:spacing w:before="60" w:after="60" w:line="240" w:lineRule="auto"/>
              <w:rPr>
                <w:rFonts w:ascii="Times New Roman" w:hAnsi="Times New Roman"/>
                <w:b/>
                <w:sz w:val="24"/>
                <w:szCs w:val="24"/>
                <w:lang w:val="en-ID"/>
              </w:rPr>
            </w:pPr>
          </w:p>
        </w:tc>
        <w:tc>
          <w:tcPr>
            <w:tcW w:w="283" w:type="dxa"/>
            <w:tcPrChange w:id="148" w:author="Author">
              <w:tcPr>
                <w:tcW w:w="283" w:type="dxa"/>
                <w:shd w:val="clear" w:color="auto" w:fill="EAF1DD" w:themeFill="accent3" w:themeFillTint="33"/>
              </w:tcPr>
            </w:tcPrChange>
          </w:tcPr>
          <w:p w14:paraId="3EA2BAEA" w14:textId="77777777" w:rsidR="00D307AF" w:rsidRDefault="00D307AF">
            <w:pPr>
              <w:spacing w:before="60" w:after="60" w:line="240" w:lineRule="auto"/>
              <w:rPr>
                <w:rFonts w:ascii="Times New Roman" w:hAnsi="Times New Roman"/>
                <w:b/>
                <w:sz w:val="24"/>
                <w:szCs w:val="24"/>
                <w:lang w:val="en-ID"/>
              </w:rPr>
            </w:pPr>
          </w:p>
        </w:tc>
        <w:tc>
          <w:tcPr>
            <w:tcW w:w="283" w:type="dxa"/>
            <w:tcPrChange w:id="149" w:author="Author">
              <w:tcPr>
                <w:tcW w:w="283" w:type="dxa"/>
                <w:shd w:val="clear" w:color="auto" w:fill="DAEEF3" w:themeFill="accent5" w:themeFillTint="33"/>
              </w:tcPr>
            </w:tcPrChange>
          </w:tcPr>
          <w:p w14:paraId="03E9835F" w14:textId="77777777" w:rsidR="00D307AF" w:rsidRDefault="00D307AF">
            <w:pPr>
              <w:spacing w:before="60" w:after="60" w:line="240" w:lineRule="auto"/>
              <w:rPr>
                <w:rFonts w:ascii="Times New Roman" w:hAnsi="Times New Roman"/>
                <w:b/>
                <w:sz w:val="24"/>
                <w:szCs w:val="24"/>
                <w:lang w:val="en-ID"/>
              </w:rPr>
            </w:pPr>
          </w:p>
        </w:tc>
        <w:tc>
          <w:tcPr>
            <w:tcW w:w="283" w:type="dxa"/>
            <w:tcPrChange w:id="150" w:author="Author">
              <w:tcPr>
                <w:tcW w:w="283" w:type="dxa"/>
                <w:shd w:val="clear" w:color="auto" w:fill="DAEEF3" w:themeFill="accent5" w:themeFillTint="33"/>
              </w:tcPr>
            </w:tcPrChange>
          </w:tcPr>
          <w:p w14:paraId="30617741" w14:textId="77777777" w:rsidR="00D307AF" w:rsidRDefault="00D307AF">
            <w:pPr>
              <w:spacing w:before="60" w:after="60" w:line="240" w:lineRule="auto"/>
              <w:rPr>
                <w:rFonts w:ascii="Times New Roman" w:hAnsi="Times New Roman"/>
                <w:b/>
                <w:sz w:val="24"/>
                <w:szCs w:val="24"/>
                <w:lang w:val="en-ID"/>
              </w:rPr>
            </w:pPr>
          </w:p>
        </w:tc>
        <w:tc>
          <w:tcPr>
            <w:tcW w:w="283" w:type="dxa"/>
            <w:tcPrChange w:id="151" w:author="Author">
              <w:tcPr>
                <w:tcW w:w="283" w:type="dxa"/>
                <w:shd w:val="clear" w:color="auto" w:fill="DAEEF3" w:themeFill="accent5" w:themeFillTint="33"/>
              </w:tcPr>
            </w:tcPrChange>
          </w:tcPr>
          <w:p w14:paraId="2628C4BE" w14:textId="77777777" w:rsidR="00D307AF" w:rsidRDefault="00D307AF">
            <w:pPr>
              <w:spacing w:before="60" w:after="60" w:line="240" w:lineRule="auto"/>
              <w:rPr>
                <w:rFonts w:ascii="Times New Roman" w:hAnsi="Times New Roman"/>
                <w:b/>
                <w:sz w:val="24"/>
                <w:szCs w:val="24"/>
                <w:lang w:val="en-ID"/>
              </w:rPr>
            </w:pPr>
          </w:p>
        </w:tc>
        <w:tc>
          <w:tcPr>
            <w:tcW w:w="283" w:type="dxa"/>
            <w:tcPrChange w:id="152" w:author="Author">
              <w:tcPr>
                <w:tcW w:w="283" w:type="dxa"/>
                <w:shd w:val="clear" w:color="auto" w:fill="DAEEF3" w:themeFill="accent5" w:themeFillTint="33"/>
              </w:tcPr>
            </w:tcPrChange>
          </w:tcPr>
          <w:p w14:paraId="0510757C" w14:textId="77777777" w:rsidR="00D307AF" w:rsidRDefault="00D307AF">
            <w:pPr>
              <w:spacing w:before="60" w:after="60" w:line="240" w:lineRule="auto"/>
              <w:rPr>
                <w:rFonts w:ascii="Times New Roman" w:hAnsi="Times New Roman"/>
                <w:b/>
                <w:sz w:val="24"/>
                <w:szCs w:val="24"/>
                <w:lang w:val="en-ID"/>
              </w:rPr>
            </w:pPr>
          </w:p>
        </w:tc>
        <w:tc>
          <w:tcPr>
            <w:tcW w:w="283" w:type="dxa"/>
            <w:tcPrChange w:id="153" w:author="Author">
              <w:tcPr>
                <w:tcW w:w="283" w:type="dxa"/>
                <w:shd w:val="clear" w:color="auto" w:fill="DAEEF3" w:themeFill="accent5" w:themeFillTint="33"/>
              </w:tcPr>
            </w:tcPrChange>
          </w:tcPr>
          <w:p w14:paraId="6377BBF5" w14:textId="77777777" w:rsidR="00D307AF" w:rsidRDefault="00D307AF">
            <w:pPr>
              <w:spacing w:before="60" w:after="60" w:line="240" w:lineRule="auto"/>
              <w:rPr>
                <w:rFonts w:ascii="Times New Roman" w:hAnsi="Times New Roman"/>
                <w:b/>
                <w:sz w:val="24"/>
                <w:szCs w:val="24"/>
                <w:lang w:val="en-ID"/>
              </w:rPr>
            </w:pPr>
          </w:p>
        </w:tc>
      </w:tr>
      <w:tr w:rsidR="00F118C4" w:rsidRPr="00DD74A3" w14:paraId="69722684" w14:textId="77777777" w:rsidTr="00370CD2">
        <w:trPr>
          <w:trHeight w:val="240"/>
          <w:trPrChange w:id="154" w:author="Author">
            <w:trPr>
              <w:trHeight w:val="240"/>
            </w:trPr>
          </w:trPrChange>
        </w:trPr>
        <w:tc>
          <w:tcPr>
            <w:tcW w:w="14524" w:type="dxa"/>
            <w:gridSpan w:val="33"/>
            <w:tcPrChange w:id="155" w:author="Author">
              <w:tcPr>
                <w:tcW w:w="14524" w:type="dxa"/>
                <w:gridSpan w:val="33"/>
                <w:shd w:val="clear" w:color="auto" w:fill="FDE9D9" w:themeFill="accent6" w:themeFillTint="33"/>
              </w:tcPr>
            </w:tcPrChange>
          </w:tcPr>
          <w:p w14:paraId="5FDAD6E0"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2 :</w:t>
            </w:r>
            <w:proofErr w:type="gramEnd"/>
            <w:r>
              <w:rPr>
                <w:rFonts w:ascii="Times New Roman" w:hAnsi="Times New Roman"/>
                <w:b/>
                <w:sz w:val="24"/>
                <w:szCs w:val="24"/>
                <w:lang w:val="en-ID"/>
              </w:rPr>
              <w:t xml:space="preserve"> I STRONGLY BELIEVE WE CAN</w:t>
            </w:r>
          </w:p>
        </w:tc>
      </w:tr>
      <w:tr w:rsidR="00F118C4" w:rsidRPr="00DD74A3" w14:paraId="3A069FFF" w14:textId="77777777" w:rsidTr="00370CD2">
        <w:trPr>
          <w:trHeight w:val="240"/>
          <w:trPrChange w:id="156" w:author="Author">
            <w:trPr>
              <w:trHeight w:val="240"/>
            </w:trPr>
          </w:trPrChange>
        </w:trPr>
        <w:tc>
          <w:tcPr>
            <w:tcW w:w="14524" w:type="dxa"/>
            <w:gridSpan w:val="33"/>
            <w:tcPrChange w:id="157" w:author="Author">
              <w:tcPr>
                <w:tcW w:w="14524" w:type="dxa"/>
                <w:gridSpan w:val="33"/>
                <w:shd w:val="clear" w:color="auto" w:fill="FDE9D9" w:themeFill="accent6" w:themeFillTint="33"/>
              </w:tcPr>
            </w:tcPrChange>
          </w:tcPr>
          <w:p w14:paraId="5B3C794F"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lastRenderedPageBreak/>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Pr>
                <w:rFonts w:ascii="Times New Roman" w:hAnsi="Times New Roman"/>
                <w:b/>
                <w:bCs/>
                <w:i/>
                <w:caps/>
                <w:sz w:val="24"/>
                <w:szCs w:val="24"/>
              </w:rPr>
              <w:t>giving opinion  and its responses</w:t>
            </w:r>
          </w:p>
        </w:tc>
      </w:tr>
      <w:tr w:rsidR="00E0229E" w:rsidRPr="00DD74A3" w14:paraId="4428A894" w14:textId="77777777" w:rsidTr="00370CD2">
        <w:trPr>
          <w:trHeight w:val="240"/>
          <w:trPrChange w:id="158" w:author="Author">
            <w:trPr>
              <w:trHeight w:val="240"/>
            </w:trPr>
          </w:trPrChange>
        </w:trPr>
        <w:tc>
          <w:tcPr>
            <w:tcW w:w="452" w:type="dxa"/>
            <w:tcPrChange w:id="159" w:author="Author">
              <w:tcPr>
                <w:tcW w:w="452" w:type="dxa"/>
                <w:shd w:val="clear" w:color="auto" w:fill="BFBFBF" w:themeFill="background1" w:themeFillShade="BF"/>
              </w:tcPr>
            </w:tcPrChange>
          </w:tcPr>
          <w:p w14:paraId="2B34BA60" w14:textId="77777777" w:rsidR="00D307AF" w:rsidRDefault="00702DF7">
            <w:pPr>
              <w:spacing w:before="60" w:after="60" w:line="240" w:lineRule="auto"/>
              <w:ind w:left="-85" w:right="-85"/>
              <w:jc w:val="center"/>
              <w:rPr>
                <w:rFonts w:ascii="Times New Roman" w:hAnsi="Times New Roman"/>
                <w:b/>
                <w:sz w:val="24"/>
                <w:szCs w:val="24"/>
                <w:lang w:val="en-ID"/>
              </w:rPr>
            </w:pPr>
            <w:del w:id="160" w:author="Author">
              <w:r w:rsidRPr="00702DF7" w:rsidDel="006F70F5">
                <w:rPr>
                  <w:rFonts w:ascii="Times New Roman" w:hAnsi="Times New Roman"/>
                  <w:b/>
                  <w:sz w:val="24"/>
                  <w:szCs w:val="24"/>
                  <w:lang w:val="en-ID"/>
                </w:rPr>
                <w:delText>1</w:delText>
              </w:r>
            </w:del>
            <w:ins w:id="161" w:author="Author">
              <w:r w:rsidR="006F70F5">
                <w:rPr>
                  <w:rFonts w:ascii="Times New Roman" w:hAnsi="Times New Roman"/>
                  <w:b/>
                  <w:sz w:val="24"/>
                  <w:szCs w:val="24"/>
                  <w:lang w:val="en-ID"/>
                </w:rPr>
                <w:t>3</w:t>
              </w:r>
            </w:ins>
          </w:p>
        </w:tc>
        <w:tc>
          <w:tcPr>
            <w:tcW w:w="4770" w:type="dxa"/>
            <w:tcPrChange w:id="162" w:author="Author">
              <w:tcPr>
                <w:tcW w:w="4770" w:type="dxa"/>
                <w:shd w:val="clear" w:color="auto" w:fill="F2F2F2" w:themeFill="background1" w:themeFillShade="F2"/>
              </w:tcPr>
            </w:tcPrChange>
          </w:tcPr>
          <w:p w14:paraId="20DECC52" w14:textId="77777777" w:rsidR="00D307AF" w:rsidRDefault="00702DF7">
            <w:pPr>
              <w:spacing w:before="60" w:after="60" w:line="240" w:lineRule="auto"/>
              <w:ind w:left="711" w:hanging="711"/>
              <w:rPr>
                <w:rFonts w:ascii="Times New Roman" w:eastAsia="Bookman Old Style" w:hAnsi="Times New Roman"/>
                <w:sz w:val="24"/>
                <w:szCs w:val="24"/>
              </w:rPr>
            </w:pPr>
            <w:r>
              <w:rPr>
                <w:rFonts w:ascii="Times New Roman" w:hAnsi="Times New Roman"/>
                <w:sz w:val="24"/>
                <w:szCs w:val="24"/>
                <w:lang w:val="en-ID"/>
              </w:rPr>
              <w:t>11.2.1</w:t>
            </w:r>
            <w:r>
              <w:rPr>
                <w:rFonts w:ascii="Times New Roman" w:hAnsi="Times New Roman"/>
                <w:sz w:val="24"/>
                <w:szCs w:val="24"/>
                <w:lang w:val="en-ID"/>
              </w:rPr>
              <w:tab/>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fungsi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unsur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kebahasaan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hAnsi="Times New Roman"/>
                <w:sz w:val="24"/>
                <w:szCs w:val="24"/>
                <w:lang w:val="en-ID"/>
              </w:rPr>
              <w:t>interaksi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lisan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tulis</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melibatkan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tindakan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memberi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meminta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pendapat</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pikiran</w:t>
            </w:r>
            <w:proofErr w:type="spellEnd"/>
            <w:r w:rsidRPr="00702DF7">
              <w:rPr>
                <w:rFonts w:ascii="Times New Roman" w:eastAsia="Bookman Old Style" w:hAnsi="Times New Roman"/>
                <w:sz w:val="24"/>
                <w:szCs w:val="24"/>
              </w:rPr>
              <w:t>.</w:t>
            </w:r>
          </w:p>
          <w:p w14:paraId="1E51184B"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hAnsi="Times New Roman"/>
                <w:sz w:val="24"/>
                <w:szCs w:val="24"/>
                <w:lang w:val="en-ID"/>
              </w:rPr>
              <w:t>11.2.2</w:t>
            </w:r>
            <w:r>
              <w:rPr>
                <w:rFonts w:ascii="Times New Roman" w:hAnsi="Times New Roman"/>
                <w:sz w:val="24"/>
                <w:szCs w:val="24"/>
                <w:lang w:val="en-ID"/>
              </w:rPr>
              <w:tab/>
            </w:r>
            <w:proofErr w:type="spellStart"/>
            <w:r w:rsidRPr="00702DF7">
              <w:rPr>
                <w:rFonts w:ascii="Times New Roman" w:eastAsia="Bookman Old Style" w:hAnsi="Times New Roman"/>
                <w:sz w:val="24"/>
                <w:szCs w:val="24"/>
              </w:rPr>
              <w:t>Menerapkan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fungsi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unsur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kebahasaan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interaksi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lisan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tulis</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melibatkan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tindakan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memberi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meminta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pendapat</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pikiran</w:t>
            </w:r>
            <w:proofErr w:type="spellEnd"/>
            <w:r w:rsidRPr="00702DF7">
              <w:rPr>
                <w:rFonts w:ascii="Times New Roman" w:eastAsia="Bookman Old Style" w:hAnsi="Times New Roman"/>
                <w:sz w:val="24"/>
                <w:szCs w:val="24"/>
              </w:rPr>
              <w:t>.</w:t>
            </w:r>
          </w:p>
        </w:tc>
        <w:tc>
          <w:tcPr>
            <w:tcW w:w="820" w:type="dxa"/>
            <w:tcPrChange w:id="163" w:author="Author">
              <w:tcPr>
                <w:tcW w:w="820" w:type="dxa"/>
                <w:shd w:val="clear" w:color="auto" w:fill="F2DBDB" w:themeFill="accent2" w:themeFillTint="33"/>
              </w:tcPr>
            </w:tcPrChange>
          </w:tcPr>
          <w:p w14:paraId="281DB90F"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164" w:author="Author">
              <w:tcPr>
                <w:tcW w:w="282" w:type="dxa"/>
                <w:shd w:val="clear" w:color="auto" w:fill="EAF1DD" w:themeFill="accent3" w:themeFillTint="33"/>
              </w:tcPr>
            </w:tcPrChange>
          </w:tcPr>
          <w:p w14:paraId="175136B0" w14:textId="77777777" w:rsidR="00D307AF" w:rsidRDefault="00D307AF">
            <w:pPr>
              <w:spacing w:before="60" w:after="60" w:line="240" w:lineRule="auto"/>
              <w:rPr>
                <w:rFonts w:ascii="Times New Roman" w:hAnsi="Times New Roman"/>
                <w:b/>
                <w:sz w:val="24"/>
                <w:szCs w:val="24"/>
                <w:lang w:val="en-ID"/>
              </w:rPr>
            </w:pPr>
          </w:p>
        </w:tc>
        <w:tc>
          <w:tcPr>
            <w:tcW w:w="282" w:type="dxa"/>
            <w:tcPrChange w:id="165" w:author="Author">
              <w:tcPr>
                <w:tcW w:w="282" w:type="dxa"/>
                <w:shd w:val="clear" w:color="auto" w:fill="EAF1DD" w:themeFill="accent3" w:themeFillTint="33"/>
              </w:tcPr>
            </w:tcPrChange>
          </w:tcPr>
          <w:p w14:paraId="21ABC74B" w14:textId="77777777" w:rsidR="00D307AF" w:rsidRDefault="00D307AF">
            <w:pPr>
              <w:spacing w:before="60" w:after="60" w:line="240" w:lineRule="auto"/>
              <w:rPr>
                <w:rFonts w:ascii="Times New Roman" w:hAnsi="Times New Roman"/>
                <w:b/>
                <w:sz w:val="24"/>
                <w:szCs w:val="24"/>
                <w:lang w:val="en-ID"/>
              </w:rPr>
            </w:pPr>
          </w:p>
        </w:tc>
        <w:tc>
          <w:tcPr>
            <w:tcW w:w="282" w:type="dxa"/>
            <w:tcPrChange w:id="166" w:author="Author">
              <w:tcPr>
                <w:tcW w:w="282" w:type="dxa"/>
                <w:shd w:val="clear" w:color="auto" w:fill="EAF1DD" w:themeFill="accent3" w:themeFillTint="33"/>
              </w:tcPr>
            </w:tcPrChange>
          </w:tcPr>
          <w:p w14:paraId="56095B6A" w14:textId="77777777" w:rsidR="00D307AF" w:rsidRDefault="00D307AF">
            <w:pPr>
              <w:spacing w:before="60" w:after="60" w:line="240" w:lineRule="auto"/>
              <w:rPr>
                <w:rFonts w:ascii="Times New Roman" w:hAnsi="Times New Roman"/>
                <w:b/>
                <w:sz w:val="24"/>
                <w:szCs w:val="24"/>
                <w:lang w:val="en-ID"/>
              </w:rPr>
            </w:pPr>
          </w:p>
        </w:tc>
        <w:tc>
          <w:tcPr>
            <w:tcW w:w="282" w:type="dxa"/>
            <w:tcPrChange w:id="167" w:author="Author">
              <w:tcPr>
                <w:tcW w:w="282" w:type="dxa"/>
                <w:shd w:val="clear" w:color="auto" w:fill="EAF1DD" w:themeFill="accent3" w:themeFillTint="33"/>
              </w:tcPr>
            </w:tcPrChange>
          </w:tcPr>
          <w:p w14:paraId="4004E32D" w14:textId="77777777" w:rsidR="00D307AF" w:rsidRDefault="00D307AF">
            <w:pPr>
              <w:spacing w:before="60" w:after="60" w:line="240" w:lineRule="auto"/>
              <w:rPr>
                <w:rFonts w:ascii="Times New Roman" w:hAnsi="Times New Roman"/>
                <w:b/>
                <w:sz w:val="24"/>
                <w:szCs w:val="24"/>
                <w:lang w:val="en-ID"/>
              </w:rPr>
            </w:pPr>
          </w:p>
        </w:tc>
        <w:tc>
          <w:tcPr>
            <w:tcW w:w="282" w:type="dxa"/>
            <w:tcPrChange w:id="168" w:author="Author">
              <w:tcPr>
                <w:tcW w:w="282" w:type="dxa"/>
                <w:shd w:val="clear" w:color="auto" w:fill="EAF1DD" w:themeFill="accent3" w:themeFillTint="33"/>
              </w:tcPr>
            </w:tcPrChange>
          </w:tcPr>
          <w:p w14:paraId="168BFDE2" w14:textId="77777777" w:rsidR="00D307AF" w:rsidRDefault="00D307AF">
            <w:pPr>
              <w:spacing w:before="60" w:after="60" w:line="240" w:lineRule="auto"/>
              <w:rPr>
                <w:rFonts w:ascii="Times New Roman" w:hAnsi="Times New Roman"/>
                <w:b/>
                <w:sz w:val="24"/>
                <w:szCs w:val="24"/>
                <w:lang w:val="en-ID"/>
              </w:rPr>
            </w:pPr>
          </w:p>
        </w:tc>
        <w:tc>
          <w:tcPr>
            <w:tcW w:w="282" w:type="dxa"/>
            <w:tcPrChange w:id="169" w:author="Author">
              <w:tcPr>
                <w:tcW w:w="282" w:type="dxa"/>
                <w:shd w:val="clear" w:color="auto" w:fill="DAEEF3" w:themeFill="accent5" w:themeFillTint="33"/>
              </w:tcPr>
            </w:tcPrChange>
          </w:tcPr>
          <w:p w14:paraId="139773FD" w14:textId="77777777" w:rsidR="00D307AF" w:rsidRDefault="00D307AF">
            <w:pPr>
              <w:spacing w:before="60" w:after="60" w:line="240" w:lineRule="auto"/>
              <w:rPr>
                <w:rFonts w:ascii="Times New Roman" w:hAnsi="Times New Roman"/>
                <w:b/>
                <w:sz w:val="24"/>
                <w:szCs w:val="24"/>
                <w:lang w:val="en-ID"/>
              </w:rPr>
            </w:pPr>
          </w:p>
        </w:tc>
        <w:tc>
          <w:tcPr>
            <w:tcW w:w="282" w:type="dxa"/>
            <w:tcPrChange w:id="170" w:author="Author">
              <w:tcPr>
                <w:tcW w:w="282" w:type="dxa"/>
                <w:shd w:val="clear" w:color="auto" w:fill="DAEEF3" w:themeFill="accent5" w:themeFillTint="33"/>
              </w:tcPr>
            </w:tcPrChange>
          </w:tcPr>
          <w:p w14:paraId="34495CD2" w14:textId="5C647F13" w:rsidR="00D307AF" w:rsidRDefault="00E0229E">
            <w:pPr>
              <w:spacing w:before="60" w:after="60" w:line="240" w:lineRule="auto"/>
              <w:rPr>
                <w:rFonts w:ascii="Times New Roman" w:hAnsi="Times New Roman"/>
                <w:b/>
                <w:sz w:val="24"/>
                <w:szCs w:val="24"/>
                <w:lang w:val="en-ID"/>
              </w:rPr>
            </w:pPr>
            <w:ins w:id="171" w:author="Author">
              <w:r>
                <w:rPr>
                  <w:rFonts w:ascii="Times New Roman" w:hAnsi="Times New Roman"/>
                  <w:b/>
                  <w:sz w:val="24"/>
                  <w:szCs w:val="24"/>
                  <w:lang w:val="en-ID"/>
                </w:rPr>
                <w:t>2</w:t>
              </w:r>
            </w:ins>
          </w:p>
        </w:tc>
        <w:tc>
          <w:tcPr>
            <w:tcW w:w="282" w:type="dxa"/>
            <w:tcPrChange w:id="172" w:author="Author">
              <w:tcPr>
                <w:tcW w:w="282" w:type="dxa"/>
                <w:shd w:val="clear" w:color="auto" w:fill="DAEEF3" w:themeFill="accent5" w:themeFillTint="33"/>
              </w:tcPr>
            </w:tcPrChange>
          </w:tcPr>
          <w:p w14:paraId="459FA168" w14:textId="77777777" w:rsidR="00D307AF" w:rsidRDefault="00D307AF">
            <w:pPr>
              <w:spacing w:before="60" w:after="60" w:line="240" w:lineRule="auto"/>
              <w:rPr>
                <w:ins w:id="173" w:author="Author"/>
                <w:rFonts w:ascii="Times New Roman" w:hAnsi="Times New Roman"/>
                <w:b/>
                <w:sz w:val="24"/>
                <w:szCs w:val="24"/>
                <w:lang w:val="en-ID"/>
              </w:rPr>
            </w:pPr>
          </w:p>
          <w:p w14:paraId="4F594A9D" w14:textId="77777777" w:rsidR="00E0229E" w:rsidRDefault="00E0229E">
            <w:pPr>
              <w:spacing w:before="60" w:after="60" w:line="240" w:lineRule="auto"/>
              <w:rPr>
                <w:ins w:id="174" w:author="Author"/>
                <w:rFonts w:ascii="Times New Roman" w:hAnsi="Times New Roman"/>
                <w:b/>
                <w:sz w:val="24"/>
                <w:szCs w:val="24"/>
                <w:lang w:val="en-ID"/>
              </w:rPr>
            </w:pPr>
          </w:p>
          <w:p w14:paraId="4FEBD44F" w14:textId="77777777" w:rsidR="00E0229E" w:rsidRDefault="00E0229E">
            <w:pPr>
              <w:spacing w:before="60" w:after="60" w:line="240" w:lineRule="auto"/>
              <w:rPr>
                <w:ins w:id="175" w:author="Author"/>
                <w:rFonts w:ascii="Times New Roman" w:hAnsi="Times New Roman"/>
                <w:b/>
                <w:sz w:val="24"/>
                <w:szCs w:val="24"/>
                <w:lang w:val="en-ID"/>
              </w:rPr>
            </w:pPr>
          </w:p>
          <w:p w14:paraId="25C439D9" w14:textId="77777777" w:rsidR="00E0229E" w:rsidRDefault="00E0229E">
            <w:pPr>
              <w:spacing w:before="60" w:after="60" w:line="240" w:lineRule="auto"/>
              <w:rPr>
                <w:ins w:id="176" w:author="Author"/>
                <w:rFonts w:ascii="Times New Roman" w:hAnsi="Times New Roman"/>
                <w:b/>
                <w:sz w:val="24"/>
                <w:szCs w:val="24"/>
                <w:lang w:val="en-ID"/>
              </w:rPr>
            </w:pPr>
          </w:p>
          <w:p w14:paraId="411AB1E9" w14:textId="77777777" w:rsidR="00E0229E" w:rsidRDefault="00E0229E">
            <w:pPr>
              <w:spacing w:before="60" w:after="60" w:line="240" w:lineRule="auto"/>
              <w:rPr>
                <w:ins w:id="177" w:author="Author"/>
                <w:rFonts w:ascii="Times New Roman" w:hAnsi="Times New Roman"/>
                <w:b/>
                <w:sz w:val="24"/>
                <w:szCs w:val="24"/>
                <w:lang w:val="en-ID"/>
              </w:rPr>
            </w:pPr>
          </w:p>
          <w:p w14:paraId="71B5706D" w14:textId="77777777" w:rsidR="00E0229E" w:rsidRDefault="00E0229E">
            <w:pPr>
              <w:spacing w:before="60" w:after="60" w:line="240" w:lineRule="auto"/>
              <w:rPr>
                <w:ins w:id="178" w:author="Author"/>
                <w:rFonts w:ascii="Times New Roman" w:hAnsi="Times New Roman"/>
                <w:b/>
                <w:sz w:val="24"/>
                <w:szCs w:val="24"/>
                <w:lang w:val="en-ID"/>
              </w:rPr>
            </w:pPr>
          </w:p>
          <w:p w14:paraId="7D7AA8B2" w14:textId="58A6FF81" w:rsidR="00E0229E" w:rsidRDefault="00E0229E">
            <w:pPr>
              <w:spacing w:before="60" w:after="60" w:line="240" w:lineRule="auto"/>
              <w:rPr>
                <w:rFonts w:ascii="Times New Roman" w:hAnsi="Times New Roman"/>
                <w:b/>
                <w:sz w:val="24"/>
                <w:szCs w:val="24"/>
                <w:lang w:val="en-ID"/>
              </w:rPr>
            </w:pPr>
            <w:ins w:id="179" w:author="Author">
              <w:r>
                <w:rPr>
                  <w:rFonts w:ascii="Times New Roman" w:hAnsi="Times New Roman"/>
                  <w:b/>
                  <w:sz w:val="24"/>
                  <w:szCs w:val="24"/>
                  <w:lang w:val="en-ID"/>
                </w:rPr>
                <w:t>2</w:t>
              </w:r>
            </w:ins>
          </w:p>
        </w:tc>
        <w:tc>
          <w:tcPr>
            <w:tcW w:w="283" w:type="dxa"/>
            <w:tcPrChange w:id="180" w:author="Author">
              <w:tcPr>
                <w:tcW w:w="283" w:type="dxa"/>
                <w:shd w:val="clear" w:color="auto" w:fill="DAEEF3" w:themeFill="accent5" w:themeFillTint="33"/>
              </w:tcPr>
            </w:tcPrChange>
          </w:tcPr>
          <w:p w14:paraId="65A6AEA5" w14:textId="77777777" w:rsidR="00D307AF" w:rsidRDefault="00D307AF">
            <w:pPr>
              <w:spacing w:before="60" w:after="60" w:line="240" w:lineRule="auto"/>
              <w:rPr>
                <w:rFonts w:ascii="Times New Roman" w:hAnsi="Times New Roman"/>
                <w:b/>
                <w:sz w:val="24"/>
                <w:szCs w:val="24"/>
                <w:lang w:val="en-ID"/>
              </w:rPr>
            </w:pPr>
          </w:p>
        </w:tc>
        <w:tc>
          <w:tcPr>
            <w:tcW w:w="283" w:type="dxa"/>
            <w:tcPrChange w:id="181" w:author="Author">
              <w:tcPr>
                <w:tcW w:w="283" w:type="dxa"/>
                <w:shd w:val="clear" w:color="auto" w:fill="DAEEF3" w:themeFill="accent5" w:themeFillTint="33"/>
              </w:tcPr>
            </w:tcPrChange>
          </w:tcPr>
          <w:p w14:paraId="4686E50E" w14:textId="77777777" w:rsidR="00D307AF" w:rsidRDefault="00D307AF">
            <w:pPr>
              <w:spacing w:before="60" w:after="60" w:line="240" w:lineRule="auto"/>
              <w:rPr>
                <w:rFonts w:ascii="Times New Roman" w:hAnsi="Times New Roman"/>
                <w:b/>
                <w:sz w:val="24"/>
                <w:szCs w:val="24"/>
                <w:lang w:val="en-ID"/>
              </w:rPr>
            </w:pPr>
          </w:p>
        </w:tc>
        <w:tc>
          <w:tcPr>
            <w:tcW w:w="283" w:type="dxa"/>
            <w:tcPrChange w:id="182" w:author="Author">
              <w:tcPr>
                <w:tcW w:w="283" w:type="dxa"/>
                <w:shd w:val="clear" w:color="auto" w:fill="EAF1DD" w:themeFill="accent3" w:themeFillTint="33"/>
              </w:tcPr>
            </w:tcPrChange>
          </w:tcPr>
          <w:p w14:paraId="400E2041" w14:textId="77777777" w:rsidR="00D307AF" w:rsidRDefault="00D307AF">
            <w:pPr>
              <w:spacing w:before="60" w:after="60" w:line="240" w:lineRule="auto"/>
              <w:rPr>
                <w:rFonts w:ascii="Times New Roman" w:hAnsi="Times New Roman"/>
                <w:b/>
                <w:sz w:val="24"/>
                <w:szCs w:val="24"/>
                <w:lang w:val="en-ID"/>
              </w:rPr>
            </w:pPr>
          </w:p>
        </w:tc>
        <w:tc>
          <w:tcPr>
            <w:tcW w:w="283" w:type="dxa"/>
            <w:tcPrChange w:id="183" w:author="Author">
              <w:tcPr>
                <w:tcW w:w="283" w:type="dxa"/>
                <w:shd w:val="clear" w:color="auto" w:fill="EAF1DD" w:themeFill="accent3" w:themeFillTint="33"/>
              </w:tcPr>
            </w:tcPrChange>
          </w:tcPr>
          <w:p w14:paraId="78F8331A" w14:textId="77777777" w:rsidR="00D307AF" w:rsidRDefault="00D307AF">
            <w:pPr>
              <w:spacing w:before="60" w:after="60" w:line="240" w:lineRule="auto"/>
              <w:rPr>
                <w:rFonts w:ascii="Times New Roman" w:hAnsi="Times New Roman"/>
                <w:b/>
                <w:sz w:val="24"/>
                <w:szCs w:val="24"/>
                <w:lang w:val="en-ID"/>
              </w:rPr>
            </w:pPr>
          </w:p>
        </w:tc>
        <w:tc>
          <w:tcPr>
            <w:tcW w:w="283" w:type="dxa"/>
            <w:tcPrChange w:id="184" w:author="Author">
              <w:tcPr>
                <w:tcW w:w="283" w:type="dxa"/>
                <w:shd w:val="clear" w:color="auto" w:fill="EAF1DD" w:themeFill="accent3" w:themeFillTint="33"/>
              </w:tcPr>
            </w:tcPrChange>
          </w:tcPr>
          <w:p w14:paraId="64CD7650" w14:textId="77777777" w:rsidR="00D307AF" w:rsidRDefault="00D307AF">
            <w:pPr>
              <w:spacing w:before="60" w:after="60" w:line="240" w:lineRule="auto"/>
              <w:rPr>
                <w:rFonts w:ascii="Times New Roman" w:hAnsi="Times New Roman"/>
                <w:b/>
                <w:sz w:val="24"/>
                <w:szCs w:val="24"/>
                <w:lang w:val="en-ID"/>
              </w:rPr>
            </w:pPr>
          </w:p>
        </w:tc>
        <w:tc>
          <w:tcPr>
            <w:tcW w:w="283" w:type="dxa"/>
            <w:tcPrChange w:id="185" w:author="Author">
              <w:tcPr>
                <w:tcW w:w="283" w:type="dxa"/>
                <w:shd w:val="clear" w:color="auto" w:fill="EAF1DD" w:themeFill="accent3" w:themeFillTint="33"/>
              </w:tcPr>
            </w:tcPrChange>
          </w:tcPr>
          <w:p w14:paraId="3940BD4B" w14:textId="77777777" w:rsidR="00D307AF" w:rsidRDefault="00D307AF">
            <w:pPr>
              <w:spacing w:before="60" w:after="60" w:line="240" w:lineRule="auto"/>
              <w:rPr>
                <w:rFonts w:ascii="Times New Roman" w:hAnsi="Times New Roman"/>
                <w:b/>
                <w:sz w:val="24"/>
                <w:szCs w:val="24"/>
                <w:lang w:val="en-ID"/>
              </w:rPr>
            </w:pPr>
          </w:p>
        </w:tc>
        <w:tc>
          <w:tcPr>
            <w:tcW w:w="283" w:type="dxa"/>
            <w:tcPrChange w:id="186" w:author="Author">
              <w:tcPr>
                <w:tcW w:w="283" w:type="dxa"/>
                <w:shd w:val="clear" w:color="auto" w:fill="EAF1DD" w:themeFill="accent3" w:themeFillTint="33"/>
              </w:tcPr>
            </w:tcPrChange>
          </w:tcPr>
          <w:p w14:paraId="03AAC51C" w14:textId="77777777" w:rsidR="00D307AF" w:rsidRDefault="00D307AF">
            <w:pPr>
              <w:spacing w:before="60" w:after="60" w:line="240" w:lineRule="auto"/>
              <w:rPr>
                <w:rFonts w:ascii="Times New Roman" w:hAnsi="Times New Roman"/>
                <w:b/>
                <w:sz w:val="24"/>
                <w:szCs w:val="24"/>
                <w:lang w:val="en-ID"/>
              </w:rPr>
            </w:pPr>
          </w:p>
        </w:tc>
        <w:tc>
          <w:tcPr>
            <w:tcW w:w="283" w:type="dxa"/>
            <w:tcPrChange w:id="187" w:author="Author">
              <w:tcPr>
                <w:tcW w:w="283" w:type="dxa"/>
                <w:shd w:val="clear" w:color="auto" w:fill="DAEEF3" w:themeFill="accent5" w:themeFillTint="33"/>
              </w:tcPr>
            </w:tcPrChange>
          </w:tcPr>
          <w:p w14:paraId="49587500" w14:textId="77777777" w:rsidR="00D307AF" w:rsidRDefault="00D307AF">
            <w:pPr>
              <w:spacing w:before="60" w:after="60" w:line="240" w:lineRule="auto"/>
              <w:rPr>
                <w:rFonts w:ascii="Times New Roman" w:hAnsi="Times New Roman"/>
                <w:b/>
                <w:sz w:val="24"/>
                <w:szCs w:val="24"/>
                <w:lang w:val="en-ID"/>
              </w:rPr>
            </w:pPr>
          </w:p>
        </w:tc>
        <w:tc>
          <w:tcPr>
            <w:tcW w:w="283" w:type="dxa"/>
            <w:tcPrChange w:id="188" w:author="Author">
              <w:tcPr>
                <w:tcW w:w="283" w:type="dxa"/>
                <w:shd w:val="clear" w:color="auto" w:fill="DAEEF3" w:themeFill="accent5" w:themeFillTint="33"/>
              </w:tcPr>
            </w:tcPrChange>
          </w:tcPr>
          <w:p w14:paraId="618D52D2" w14:textId="77777777" w:rsidR="00D307AF" w:rsidRDefault="00D307AF">
            <w:pPr>
              <w:spacing w:before="60" w:after="60" w:line="240" w:lineRule="auto"/>
              <w:rPr>
                <w:rFonts w:ascii="Times New Roman" w:hAnsi="Times New Roman"/>
                <w:b/>
                <w:sz w:val="24"/>
                <w:szCs w:val="24"/>
                <w:lang w:val="en-ID"/>
              </w:rPr>
            </w:pPr>
          </w:p>
        </w:tc>
        <w:tc>
          <w:tcPr>
            <w:tcW w:w="283" w:type="dxa"/>
            <w:tcPrChange w:id="189" w:author="Author">
              <w:tcPr>
                <w:tcW w:w="283" w:type="dxa"/>
                <w:shd w:val="clear" w:color="auto" w:fill="DAEEF3" w:themeFill="accent5" w:themeFillTint="33"/>
              </w:tcPr>
            </w:tcPrChange>
          </w:tcPr>
          <w:p w14:paraId="05AF299E" w14:textId="77777777" w:rsidR="00D307AF" w:rsidRDefault="00D307AF">
            <w:pPr>
              <w:spacing w:before="60" w:after="60" w:line="240" w:lineRule="auto"/>
              <w:rPr>
                <w:rFonts w:ascii="Times New Roman" w:hAnsi="Times New Roman"/>
                <w:b/>
                <w:sz w:val="24"/>
                <w:szCs w:val="24"/>
                <w:lang w:val="en-ID"/>
              </w:rPr>
            </w:pPr>
          </w:p>
        </w:tc>
        <w:tc>
          <w:tcPr>
            <w:tcW w:w="283" w:type="dxa"/>
            <w:tcPrChange w:id="190" w:author="Author">
              <w:tcPr>
                <w:tcW w:w="283" w:type="dxa"/>
                <w:shd w:val="clear" w:color="auto" w:fill="DAEEF3" w:themeFill="accent5" w:themeFillTint="33"/>
              </w:tcPr>
            </w:tcPrChange>
          </w:tcPr>
          <w:p w14:paraId="2BDC5862" w14:textId="77777777" w:rsidR="00D307AF" w:rsidRDefault="00D307AF">
            <w:pPr>
              <w:spacing w:before="60" w:after="60" w:line="240" w:lineRule="auto"/>
              <w:rPr>
                <w:rFonts w:ascii="Times New Roman" w:hAnsi="Times New Roman"/>
                <w:b/>
                <w:sz w:val="24"/>
                <w:szCs w:val="24"/>
                <w:lang w:val="en-ID"/>
              </w:rPr>
            </w:pPr>
          </w:p>
        </w:tc>
        <w:tc>
          <w:tcPr>
            <w:tcW w:w="283" w:type="dxa"/>
            <w:tcPrChange w:id="191" w:author="Author">
              <w:tcPr>
                <w:tcW w:w="283" w:type="dxa"/>
                <w:shd w:val="clear" w:color="auto" w:fill="DAEEF3" w:themeFill="accent5" w:themeFillTint="33"/>
              </w:tcPr>
            </w:tcPrChange>
          </w:tcPr>
          <w:p w14:paraId="3F37741B" w14:textId="77777777" w:rsidR="00D307AF" w:rsidRDefault="00D307AF">
            <w:pPr>
              <w:spacing w:before="60" w:after="60" w:line="240" w:lineRule="auto"/>
              <w:rPr>
                <w:rFonts w:ascii="Times New Roman" w:hAnsi="Times New Roman"/>
                <w:b/>
                <w:sz w:val="24"/>
                <w:szCs w:val="24"/>
                <w:lang w:val="en-ID"/>
              </w:rPr>
            </w:pPr>
          </w:p>
        </w:tc>
        <w:tc>
          <w:tcPr>
            <w:tcW w:w="283" w:type="dxa"/>
            <w:tcPrChange w:id="192" w:author="Author">
              <w:tcPr>
                <w:tcW w:w="283" w:type="dxa"/>
                <w:shd w:val="clear" w:color="auto" w:fill="EAF1DD" w:themeFill="accent3" w:themeFillTint="33"/>
              </w:tcPr>
            </w:tcPrChange>
          </w:tcPr>
          <w:p w14:paraId="4D6DF4BE" w14:textId="77777777" w:rsidR="00D307AF" w:rsidRDefault="00D307AF">
            <w:pPr>
              <w:spacing w:before="60" w:after="60" w:line="240" w:lineRule="auto"/>
              <w:rPr>
                <w:rFonts w:ascii="Times New Roman" w:hAnsi="Times New Roman"/>
                <w:b/>
                <w:sz w:val="24"/>
                <w:szCs w:val="24"/>
                <w:lang w:val="en-ID"/>
              </w:rPr>
            </w:pPr>
          </w:p>
        </w:tc>
        <w:tc>
          <w:tcPr>
            <w:tcW w:w="283" w:type="dxa"/>
            <w:tcPrChange w:id="193" w:author="Author">
              <w:tcPr>
                <w:tcW w:w="283" w:type="dxa"/>
                <w:shd w:val="clear" w:color="auto" w:fill="EAF1DD" w:themeFill="accent3" w:themeFillTint="33"/>
              </w:tcPr>
            </w:tcPrChange>
          </w:tcPr>
          <w:p w14:paraId="0E52FB10" w14:textId="77777777" w:rsidR="00D307AF" w:rsidRDefault="00D307AF">
            <w:pPr>
              <w:spacing w:before="60" w:after="60" w:line="240" w:lineRule="auto"/>
              <w:rPr>
                <w:rFonts w:ascii="Times New Roman" w:hAnsi="Times New Roman"/>
                <w:b/>
                <w:sz w:val="24"/>
                <w:szCs w:val="24"/>
                <w:lang w:val="en-ID"/>
              </w:rPr>
            </w:pPr>
          </w:p>
        </w:tc>
        <w:tc>
          <w:tcPr>
            <w:tcW w:w="283" w:type="dxa"/>
            <w:tcPrChange w:id="194" w:author="Author">
              <w:tcPr>
                <w:tcW w:w="283" w:type="dxa"/>
                <w:shd w:val="clear" w:color="auto" w:fill="EAF1DD" w:themeFill="accent3" w:themeFillTint="33"/>
              </w:tcPr>
            </w:tcPrChange>
          </w:tcPr>
          <w:p w14:paraId="207646B8" w14:textId="77777777" w:rsidR="00D307AF" w:rsidRDefault="00D307AF">
            <w:pPr>
              <w:spacing w:before="60" w:after="60" w:line="240" w:lineRule="auto"/>
              <w:rPr>
                <w:rFonts w:ascii="Times New Roman" w:hAnsi="Times New Roman"/>
                <w:b/>
                <w:sz w:val="24"/>
                <w:szCs w:val="24"/>
                <w:lang w:val="en-ID"/>
              </w:rPr>
            </w:pPr>
          </w:p>
        </w:tc>
        <w:tc>
          <w:tcPr>
            <w:tcW w:w="283" w:type="dxa"/>
            <w:tcPrChange w:id="195" w:author="Author">
              <w:tcPr>
                <w:tcW w:w="283" w:type="dxa"/>
                <w:shd w:val="clear" w:color="auto" w:fill="EAF1DD" w:themeFill="accent3" w:themeFillTint="33"/>
              </w:tcPr>
            </w:tcPrChange>
          </w:tcPr>
          <w:p w14:paraId="7483B345" w14:textId="77777777" w:rsidR="00D307AF" w:rsidRDefault="00D307AF">
            <w:pPr>
              <w:spacing w:before="60" w:after="60" w:line="240" w:lineRule="auto"/>
              <w:rPr>
                <w:rFonts w:ascii="Times New Roman" w:hAnsi="Times New Roman"/>
                <w:b/>
                <w:sz w:val="24"/>
                <w:szCs w:val="24"/>
                <w:lang w:val="en-ID"/>
              </w:rPr>
            </w:pPr>
          </w:p>
        </w:tc>
        <w:tc>
          <w:tcPr>
            <w:tcW w:w="283" w:type="dxa"/>
            <w:tcPrChange w:id="196" w:author="Author">
              <w:tcPr>
                <w:tcW w:w="283" w:type="dxa"/>
                <w:shd w:val="clear" w:color="auto" w:fill="EAF1DD" w:themeFill="accent3" w:themeFillTint="33"/>
              </w:tcPr>
            </w:tcPrChange>
          </w:tcPr>
          <w:p w14:paraId="7B814145" w14:textId="77777777" w:rsidR="00D307AF" w:rsidRDefault="00D307AF">
            <w:pPr>
              <w:spacing w:before="60" w:after="60" w:line="240" w:lineRule="auto"/>
              <w:rPr>
                <w:rFonts w:ascii="Times New Roman" w:hAnsi="Times New Roman"/>
                <w:b/>
                <w:sz w:val="24"/>
                <w:szCs w:val="24"/>
                <w:lang w:val="en-ID"/>
              </w:rPr>
            </w:pPr>
          </w:p>
        </w:tc>
        <w:tc>
          <w:tcPr>
            <w:tcW w:w="283" w:type="dxa"/>
            <w:tcPrChange w:id="197" w:author="Author">
              <w:tcPr>
                <w:tcW w:w="283" w:type="dxa"/>
                <w:shd w:val="clear" w:color="auto" w:fill="DAEEF3" w:themeFill="accent5" w:themeFillTint="33"/>
              </w:tcPr>
            </w:tcPrChange>
          </w:tcPr>
          <w:p w14:paraId="28B1E0CA" w14:textId="77777777" w:rsidR="00D307AF" w:rsidRDefault="00D307AF">
            <w:pPr>
              <w:spacing w:before="60" w:after="60" w:line="240" w:lineRule="auto"/>
              <w:rPr>
                <w:rFonts w:ascii="Times New Roman" w:hAnsi="Times New Roman"/>
                <w:b/>
                <w:sz w:val="24"/>
                <w:szCs w:val="24"/>
                <w:lang w:val="en-ID"/>
              </w:rPr>
            </w:pPr>
          </w:p>
        </w:tc>
        <w:tc>
          <w:tcPr>
            <w:tcW w:w="283" w:type="dxa"/>
            <w:tcPrChange w:id="198" w:author="Author">
              <w:tcPr>
                <w:tcW w:w="283" w:type="dxa"/>
                <w:shd w:val="clear" w:color="auto" w:fill="DAEEF3" w:themeFill="accent5" w:themeFillTint="33"/>
              </w:tcPr>
            </w:tcPrChange>
          </w:tcPr>
          <w:p w14:paraId="4B096E70" w14:textId="77777777" w:rsidR="00D307AF" w:rsidRDefault="00D307AF">
            <w:pPr>
              <w:spacing w:before="60" w:after="60" w:line="240" w:lineRule="auto"/>
              <w:rPr>
                <w:rFonts w:ascii="Times New Roman" w:hAnsi="Times New Roman"/>
                <w:b/>
                <w:sz w:val="24"/>
                <w:szCs w:val="24"/>
                <w:lang w:val="en-ID"/>
              </w:rPr>
            </w:pPr>
          </w:p>
        </w:tc>
        <w:tc>
          <w:tcPr>
            <w:tcW w:w="283" w:type="dxa"/>
            <w:tcPrChange w:id="199" w:author="Author">
              <w:tcPr>
                <w:tcW w:w="283" w:type="dxa"/>
                <w:shd w:val="clear" w:color="auto" w:fill="DAEEF3" w:themeFill="accent5" w:themeFillTint="33"/>
              </w:tcPr>
            </w:tcPrChange>
          </w:tcPr>
          <w:p w14:paraId="43DE9C59" w14:textId="77777777" w:rsidR="00D307AF" w:rsidRDefault="00D307AF">
            <w:pPr>
              <w:spacing w:before="60" w:after="60" w:line="240" w:lineRule="auto"/>
              <w:rPr>
                <w:rFonts w:ascii="Times New Roman" w:hAnsi="Times New Roman"/>
                <w:b/>
                <w:sz w:val="24"/>
                <w:szCs w:val="24"/>
                <w:lang w:val="en-ID"/>
              </w:rPr>
            </w:pPr>
          </w:p>
        </w:tc>
        <w:tc>
          <w:tcPr>
            <w:tcW w:w="283" w:type="dxa"/>
            <w:tcPrChange w:id="200" w:author="Author">
              <w:tcPr>
                <w:tcW w:w="283" w:type="dxa"/>
                <w:shd w:val="clear" w:color="auto" w:fill="DAEEF3" w:themeFill="accent5" w:themeFillTint="33"/>
              </w:tcPr>
            </w:tcPrChange>
          </w:tcPr>
          <w:p w14:paraId="4E20DE1E" w14:textId="77777777" w:rsidR="00D307AF" w:rsidRDefault="00D307AF">
            <w:pPr>
              <w:spacing w:before="60" w:after="60" w:line="240" w:lineRule="auto"/>
              <w:rPr>
                <w:rFonts w:ascii="Times New Roman" w:hAnsi="Times New Roman"/>
                <w:b/>
                <w:sz w:val="24"/>
                <w:szCs w:val="24"/>
                <w:lang w:val="en-ID"/>
              </w:rPr>
            </w:pPr>
          </w:p>
        </w:tc>
        <w:tc>
          <w:tcPr>
            <w:tcW w:w="283" w:type="dxa"/>
            <w:tcPrChange w:id="201" w:author="Author">
              <w:tcPr>
                <w:tcW w:w="283" w:type="dxa"/>
                <w:shd w:val="clear" w:color="auto" w:fill="DAEEF3" w:themeFill="accent5" w:themeFillTint="33"/>
              </w:tcPr>
            </w:tcPrChange>
          </w:tcPr>
          <w:p w14:paraId="5DF6124B" w14:textId="77777777" w:rsidR="00D307AF" w:rsidRDefault="00D307AF">
            <w:pPr>
              <w:spacing w:before="60" w:after="60" w:line="240" w:lineRule="auto"/>
              <w:rPr>
                <w:rFonts w:ascii="Times New Roman" w:hAnsi="Times New Roman"/>
                <w:b/>
                <w:sz w:val="24"/>
                <w:szCs w:val="24"/>
                <w:lang w:val="en-ID"/>
              </w:rPr>
            </w:pPr>
          </w:p>
        </w:tc>
      </w:tr>
      <w:tr w:rsidR="00F118C4" w:rsidRPr="00DD74A3" w14:paraId="0993A238" w14:textId="77777777" w:rsidTr="00370CD2">
        <w:trPr>
          <w:trHeight w:val="240"/>
          <w:trPrChange w:id="202" w:author="Author">
            <w:trPr>
              <w:trHeight w:val="240"/>
            </w:trPr>
          </w:trPrChange>
        </w:trPr>
        <w:tc>
          <w:tcPr>
            <w:tcW w:w="14524" w:type="dxa"/>
            <w:gridSpan w:val="33"/>
            <w:tcPrChange w:id="203" w:author="Author">
              <w:tcPr>
                <w:tcW w:w="14524" w:type="dxa"/>
                <w:gridSpan w:val="33"/>
                <w:shd w:val="clear" w:color="auto" w:fill="FDE9D9" w:themeFill="accent6" w:themeFillTint="33"/>
              </w:tcPr>
            </w:tcPrChange>
          </w:tcPr>
          <w:p w14:paraId="66D80DBB"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Pr>
                <w:rFonts w:ascii="Times New Roman" w:hAnsi="Times New Roman"/>
                <w:b/>
                <w:bCs/>
                <w:i/>
                <w:caps/>
                <w:sz w:val="24"/>
                <w:szCs w:val="24"/>
              </w:rPr>
              <w:t>expression of giving opinion and thought</w:t>
            </w:r>
          </w:p>
        </w:tc>
      </w:tr>
      <w:tr w:rsidR="00E0229E" w:rsidRPr="00DD74A3" w14:paraId="47CD1885" w14:textId="77777777" w:rsidTr="00370CD2">
        <w:trPr>
          <w:trHeight w:val="240"/>
          <w:trPrChange w:id="204" w:author="Author">
            <w:trPr>
              <w:trHeight w:val="240"/>
            </w:trPr>
          </w:trPrChange>
        </w:trPr>
        <w:tc>
          <w:tcPr>
            <w:tcW w:w="452" w:type="dxa"/>
            <w:tcPrChange w:id="205" w:author="Author">
              <w:tcPr>
                <w:tcW w:w="452" w:type="dxa"/>
                <w:shd w:val="clear" w:color="auto" w:fill="BFBFBF" w:themeFill="background1" w:themeFillShade="BF"/>
              </w:tcPr>
            </w:tcPrChange>
          </w:tcPr>
          <w:p w14:paraId="7FC2E54E" w14:textId="77777777" w:rsidR="00D307AF" w:rsidRDefault="00702DF7">
            <w:pPr>
              <w:spacing w:before="60" w:after="60" w:line="240" w:lineRule="auto"/>
              <w:ind w:left="-85" w:right="-85"/>
              <w:jc w:val="center"/>
              <w:rPr>
                <w:rFonts w:ascii="Times New Roman" w:hAnsi="Times New Roman"/>
                <w:b/>
                <w:sz w:val="24"/>
                <w:szCs w:val="24"/>
                <w:lang w:val="en-ID"/>
              </w:rPr>
            </w:pPr>
            <w:del w:id="206" w:author="Author">
              <w:r w:rsidRPr="00702DF7" w:rsidDel="006F70F5">
                <w:rPr>
                  <w:rFonts w:ascii="Times New Roman" w:hAnsi="Times New Roman"/>
                  <w:b/>
                  <w:sz w:val="24"/>
                  <w:szCs w:val="24"/>
                  <w:lang w:val="en-ID"/>
                </w:rPr>
                <w:delText>1</w:delText>
              </w:r>
            </w:del>
            <w:ins w:id="207" w:author="Author">
              <w:r w:rsidR="006F70F5">
                <w:rPr>
                  <w:rFonts w:ascii="Times New Roman" w:hAnsi="Times New Roman"/>
                  <w:b/>
                  <w:sz w:val="24"/>
                  <w:szCs w:val="24"/>
                  <w:lang w:val="en-ID"/>
                </w:rPr>
                <w:t>4</w:t>
              </w:r>
            </w:ins>
          </w:p>
        </w:tc>
        <w:tc>
          <w:tcPr>
            <w:tcW w:w="4770" w:type="dxa"/>
            <w:tcPrChange w:id="208" w:author="Author">
              <w:tcPr>
                <w:tcW w:w="4770" w:type="dxa"/>
                <w:shd w:val="clear" w:color="auto" w:fill="F2F2F2" w:themeFill="background1" w:themeFillShade="F2"/>
              </w:tcPr>
            </w:tcPrChange>
          </w:tcPr>
          <w:p w14:paraId="72E3CC8E"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hAnsi="Times New Roman"/>
                <w:sz w:val="24"/>
                <w:szCs w:val="24"/>
                <w:lang w:val="en-ID"/>
              </w:rPr>
              <w:t>11.2.3</w:t>
            </w:r>
            <w:r>
              <w:rPr>
                <w:rFonts w:ascii="Times New Roman" w:hAnsi="Times New Roman"/>
                <w:sz w:val="24"/>
                <w:szCs w:val="24"/>
                <w:lang w:val="en-ID"/>
              </w:rPr>
              <w:tab/>
            </w:r>
            <w:r>
              <w:rPr>
                <w:rFonts w:ascii="Times New Roman" w:hAnsi="Times New Roman"/>
                <w:sz w:val="24"/>
                <w:szCs w:val="24"/>
              </w:rPr>
              <w:t xml:space="preserve">Setelah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pembelajaran</w:t>
            </w:r>
            <w:proofErr w:type="spellEnd"/>
            <w:r>
              <w:rPr>
                <w:rFonts w:ascii="Times New Roman" w:hAnsi="Times New Roman"/>
                <w:sz w:val="24"/>
                <w:szCs w:val="24"/>
              </w:rPr>
              <w:t xml:space="preserve"> 2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w:t>
            </w:r>
            <w:proofErr w:type="spellStart"/>
            <w:r w:rsidRPr="00702DF7">
              <w:rPr>
                <w:rFonts w:ascii="Times New Roman" w:hAnsi="Times New Roman"/>
                <w:sz w:val="24"/>
                <w:szCs w:val="24"/>
                <w:lang w:val="en-ID"/>
              </w:rPr>
              <w:t>dapat</w:t>
            </w:r>
            <w:proofErr w:type="spellEnd"/>
            <w:r>
              <w:rPr>
                <w:rFonts w:ascii="Times New Roman" w:hAnsi="Times New Roman"/>
                <w:sz w:val="24"/>
                <w:szCs w:val="24"/>
              </w:rPr>
              <w:t xml:space="preserve"> </w:t>
            </w:r>
            <w:proofErr w:type="spellStart"/>
            <w:r>
              <w:rPr>
                <w:rFonts w:ascii="Times New Roman" w:hAnsi="Times New Roman"/>
                <w:sz w:val="24"/>
                <w:szCs w:val="24"/>
              </w:rPr>
              <w:t>menyusun</w:t>
            </w:r>
            <w:proofErr w:type="spellEnd"/>
            <w:r>
              <w:rPr>
                <w:rFonts w:ascii="Times New Roman" w:hAnsi="Times New Roman"/>
                <w:sz w:val="24"/>
                <w:szCs w:val="24"/>
              </w:rPr>
              <w:t xml:space="preserve"> </w:t>
            </w:r>
            <w:proofErr w:type="spellStart"/>
            <w:r>
              <w:rPr>
                <w:rFonts w:ascii="Times New Roman" w:hAnsi="Times New Roman"/>
                <w:sz w:val="24"/>
                <w:szCs w:val="24"/>
              </w:rPr>
              <w:t>teks</w:t>
            </w:r>
            <w:proofErr w:type="spellEnd"/>
            <w:r>
              <w:rPr>
                <w:rFonts w:ascii="Times New Roman" w:hAnsi="Times New Roman"/>
                <w:sz w:val="24"/>
                <w:szCs w:val="24"/>
              </w:rPr>
              <w:t xml:space="preserve"> </w:t>
            </w:r>
            <w:proofErr w:type="spellStart"/>
            <w:r>
              <w:rPr>
                <w:rFonts w:ascii="Times New Roman" w:hAnsi="Times New Roman"/>
                <w:sz w:val="24"/>
                <w:szCs w:val="24"/>
              </w:rPr>
              <w:t>interaksi</w:t>
            </w:r>
            <w:proofErr w:type="spellEnd"/>
            <w:r>
              <w:rPr>
                <w:rFonts w:ascii="Times New Roman" w:hAnsi="Times New Roman"/>
                <w:sz w:val="24"/>
                <w:szCs w:val="24"/>
              </w:rPr>
              <w:t xml:space="preserve"> </w:t>
            </w:r>
            <w:proofErr w:type="spellStart"/>
            <w:r>
              <w:rPr>
                <w:rFonts w:ascii="Times New Roman" w:hAnsi="Times New Roman"/>
                <w:sz w:val="24"/>
                <w:szCs w:val="24"/>
              </w:rPr>
              <w:t>lisan</w:t>
            </w:r>
            <w:proofErr w:type="spellEnd"/>
            <w:r>
              <w:rPr>
                <w:rFonts w:ascii="Times New Roman" w:hAnsi="Times New Roman"/>
                <w:sz w:val="24"/>
                <w:szCs w:val="24"/>
              </w:rPr>
              <w:t xml:space="preserve"> dan </w:t>
            </w:r>
            <w:proofErr w:type="spellStart"/>
            <w:r>
              <w:rPr>
                <w:rFonts w:ascii="Times New Roman" w:hAnsi="Times New Roman"/>
                <w:sz w:val="24"/>
                <w:szCs w:val="24"/>
              </w:rPr>
              <w:t>tulis</w:t>
            </w:r>
            <w:proofErr w:type="spellEnd"/>
            <w:r>
              <w:rPr>
                <w:rFonts w:ascii="Times New Roman" w:hAnsi="Times New Roman"/>
                <w:sz w:val="24"/>
                <w:szCs w:val="24"/>
              </w:rPr>
              <w:t xml:space="preserve"> </w:t>
            </w:r>
            <w:proofErr w:type="spellStart"/>
            <w:r>
              <w:rPr>
                <w:rFonts w:ascii="Times New Roman" w:hAnsi="Times New Roman"/>
                <w:sz w:val="24"/>
                <w:szCs w:val="24"/>
              </w:rPr>
              <w:t>terkait</w:t>
            </w:r>
            <w:proofErr w:type="spellEnd"/>
            <w:r>
              <w:rPr>
                <w:rFonts w:ascii="Times New Roman" w:hAnsi="Times New Roman"/>
                <w:sz w:val="24"/>
                <w:szCs w:val="24"/>
              </w:rPr>
              <w:t xml:space="preserve"> </w:t>
            </w:r>
            <w:proofErr w:type="spellStart"/>
            <w:r>
              <w:rPr>
                <w:rFonts w:ascii="Times New Roman" w:hAnsi="Times New Roman"/>
                <w:sz w:val="24"/>
                <w:szCs w:val="24"/>
              </w:rPr>
              <w:t>ekspresi</w:t>
            </w:r>
            <w:proofErr w:type="spellEnd"/>
            <w:r>
              <w:rPr>
                <w:rFonts w:ascii="Times New Roman" w:hAnsi="Times New Roman"/>
                <w:sz w:val="24"/>
                <w:szCs w:val="24"/>
              </w:rPr>
              <w:t xml:space="preserve"> </w:t>
            </w:r>
            <w:r>
              <w:rPr>
                <w:rFonts w:ascii="Times New Roman" w:hAnsi="Times New Roman"/>
                <w:i/>
                <w:sz w:val="24"/>
                <w:szCs w:val="24"/>
              </w:rPr>
              <w:t>‘giving opinion and its responses’.</w:t>
            </w:r>
          </w:p>
        </w:tc>
        <w:tc>
          <w:tcPr>
            <w:tcW w:w="820" w:type="dxa"/>
            <w:tcPrChange w:id="209" w:author="Author">
              <w:tcPr>
                <w:tcW w:w="820" w:type="dxa"/>
                <w:shd w:val="clear" w:color="auto" w:fill="F2DBDB" w:themeFill="accent2" w:themeFillTint="33"/>
              </w:tcPr>
            </w:tcPrChange>
          </w:tcPr>
          <w:p w14:paraId="282B6118"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210" w:author="Author">
              <w:tcPr>
                <w:tcW w:w="282" w:type="dxa"/>
                <w:shd w:val="clear" w:color="auto" w:fill="EAF1DD" w:themeFill="accent3" w:themeFillTint="33"/>
              </w:tcPr>
            </w:tcPrChange>
          </w:tcPr>
          <w:p w14:paraId="233892CA" w14:textId="77777777" w:rsidR="00D307AF" w:rsidRDefault="00D307AF">
            <w:pPr>
              <w:spacing w:before="60" w:after="60" w:line="240" w:lineRule="auto"/>
              <w:rPr>
                <w:rFonts w:ascii="Times New Roman" w:hAnsi="Times New Roman"/>
                <w:b/>
                <w:sz w:val="24"/>
                <w:szCs w:val="24"/>
                <w:lang w:val="en-ID"/>
              </w:rPr>
            </w:pPr>
          </w:p>
        </w:tc>
        <w:tc>
          <w:tcPr>
            <w:tcW w:w="282" w:type="dxa"/>
            <w:tcPrChange w:id="211" w:author="Author">
              <w:tcPr>
                <w:tcW w:w="282" w:type="dxa"/>
                <w:shd w:val="clear" w:color="auto" w:fill="EAF1DD" w:themeFill="accent3" w:themeFillTint="33"/>
              </w:tcPr>
            </w:tcPrChange>
          </w:tcPr>
          <w:p w14:paraId="4C640448" w14:textId="77777777" w:rsidR="00D307AF" w:rsidRDefault="00D307AF">
            <w:pPr>
              <w:spacing w:before="60" w:after="60" w:line="240" w:lineRule="auto"/>
              <w:rPr>
                <w:rFonts w:ascii="Times New Roman" w:hAnsi="Times New Roman"/>
                <w:b/>
                <w:sz w:val="24"/>
                <w:szCs w:val="24"/>
                <w:lang w:val="en-ID"/>
              </w:rPr>
            </w:pPr>
          </w:p>
        </w:tc>
        <w:tc>
          <w:tcPr>
            <w:tcW w:w="282" w:type="dxa"/>
            <w:tcPrChange w:id="212" w:author="Author">
              <w:tcPr>
                <w:tcW w:w="282" w:type="dxa"/>
                <w:shd w:val="clear" w:color="auto" w:fill="EAF1DD" w:themeFill="accent3" w:themeFillTint="33"/>
              </w:tcPr>
            </w:tcPrChange>
          </w:tcPr>
          <w:p w14:paraId="34052123" w14:textId="77777777" w:rsidR="00D307AF" w:rsidRDefault="00D307AF">
            <w:pPr>
              <w:spacing w:before="60" w:after="60" w:line="240" w:lineRule="auto"/>
              <w:rPr>
                <w:rFonts w:ascii="Times New Roman" w:hAnsi="Times New Roman"/>
                <w:b/>
                <w:sz w:val="24"/>
                <w:szCs w:val="24"/>
                <w:lang w:val="en-ID"/>
              </w:rPr>
            </w:pPr>
          </w:p>
        </w:tc>
        <w:tc>
          <w:tcPr>
            <w:tcW w:w="282" w:type="dxa"/>
            <w:tcPrChange w:id="213" w:author="Author">
              <w:tcPr>
                <w:tcW w:w="282" w:type="dxa"/>
                <w:shd w:val="clear" w:color="auto" w:fill="EAF1DD" w:themeFill="accent3" w:themeFillTint="33"/>
              </w:tcPr>
            </w:tcPrChange>
          </w:tcPr>
          <w:p w14:paraId="43D51388" w14:textId="77777777" w:rsidR="00D307AF" w:rsidRDefault="00D307AF">
            <w:pPr>
              <w:spacing w:before="60" w:after="60" w:line="240" w:lineRule="auto"/>
              <w:rPr>
                <w:rFonts w:ascii="Times New Roman" w:hAnsi="Times New Roman"/>
                <w:b/>
                <w:sz w:val="24"/>
                <w:szCs w:val="24"/>
                <w:lang w:val="en-ID"/>
              </w:rPr>
            </w:pPr>
          </w:p>
        </w:tc>
        <w:tc>
          <w:tcPr>
            <w:tcW w:w="282" w:type="dxa"/>
            <w:tcPrChange w:id="214" w:author="Author">
              <w:tcPr>
                <w:tcW w:w="282" w:type="dxa"/>
                <w:shd w:val="clear" w:color="auto" w:fill="EAF1DD" w:themeFill="accent3" w:themeFillTint="33"/>
              </w:tcPr>
            </w:tcPrChange>
          </w:tcPr>
          <w:p w14:paraId="605B1DBF" w14:textId="77777777" w:rsidR="00D307AF" w:rsidRDefault="00D307AF">
            <w:pPr>
              <w:spacing w:before="60" w:after="60" w:line="240" w:lineRule="auto"/>
              <w:rPr>
                <w:rFonts w:ascii="Times New Roman" w:hAnsi="Times New Roman"/>
                <w:b/>
                <w:sz w:val="24"/>
                <w:szCs w:val="24"/>
                <w:lang w:val="en-ID"/>
              </w:rPr>
            </w:pPr>
          </w:p>
        </w:tc>
        <w:tc>
          <w:tcPr>
            <w:tcW w:w="282" w:type="dxa"/>
            <w:tcPrChange w:id="215" w:author="Author">
              <w:tcPr>
                <w:tcW w:w="282" w:type="dxa"/>
                <w:shd w:val="clear" w:color="auto" w:fill="DAEEF3" w:themeFill="accent5" w:themeFillTint="33"/>
              </w:tcPr>
            </w:tcPrChange>
          </w:tcPr>
          <w:p w14:paraId="22912452" w14:textId="77777777" w:rsidR="00D307AF" w:rsidRDefault="00D307AF">
            <w:pPr>
              <w:spacing w:before="60" w:after="60" w:line="240" w:lineRule="auto"/>
              <w:rPr>
                <w:rFonts w:ascii="Times New Roman" w:hAnsi="Times New Roman"/>
                <w:b/>
                <w:sz w:val="24"/>
                <w:szCs w:val="24"/>
                <w:lang w:val="en-ID"/>
              </w:rPr>
            </w:pPr>
          </w:p>
        </w:tc>
        <w:tc>
          <w:tcPr>
            <w:tcW w:w="282" w:type="dxa"/>
            <w:tcPrChange w:id="216" w:author="Author">
              <w:tcPr>
                <w:tcW w:w="282" w:type="dxa"/>
                <w:shd w:val="clear" w:color="auto" w:fill="DAEEF3" w:themeFill="accent5" w:themeFillTint="33"/>
              </w:tcPr>
            </w:tcPrChange>
          </w:tcPr>
          <w:p w14:paraId="352B21E6" w14:textId="77777777" w:rsidR="00D307AF" w:rsidRDefault="00D307AF">
            <w:pPr>
              <w:spacing w:before="60" w:after="60" w:line="240" w:lineRule="auto"/>
              <w:rPr>
                <w:rFonts w:ascii="Times New Roman" w:hAnsi="Times New Roman"/>
                <w:b/>
                <w:sz w:val="24"/>
                <w:szCs w:val="24"/>
                <w:lang w:val="en-ID"/>
              </w:rPr>
            </w:pPr>
          </w:p>
        </w:tc>
        <w:tc>
          <w:tcPr>
            <w:tcW w:w="282" w:type="dxa"/>
            <w:tcPrChange w:id="217" w:author="Author">
              <w:tcPr>
                <w:tcW w:w="282" w:type="dxa"/>
                <w:shd w:val="clear" w:color="auto" w:fill="DAEEF3" w:themeFill="accent5" w:themeFillTint="33"/>
              </w:tcPr>
            </w:tcPrChange>
          </w:tcPr>
          <w:p w14:paraId="52C052AA" w14:textId="77777777" w:rsidR="00D307AF" w:rsidRDefault="00D307AF">
            <w:pPr>
              <w:spacing w:before="60" w:after="60" w:line="240" w:lineRule="auto"/>
              <w:rPr>
                <w:rFonts w:ascii="Times New Roman" w:hAnsi="Times New Roman"/>
                <w:b/>
                <w:sz w:val="24"/>
                <w:szCs w:val="24"/>
                <w:lang w:val="en-ID"/>
              </w:rPr>
            </w:pPr>
          </w:p>
        </w:tc>
        <w:tc>
          <w:tcPr>
            <w:tcW w:w="283" w:type="dxa"/>
            <w:tcPrChange w:id="218" w:author="Author">
              <w:tcPr>
                <w:tcW w:w="283" w:type="dxa"/>
                <w:shd w:val="clear" w:color="auto" w:fill="DAEEF3" w:themeFill="accent5" w:themeFillTint="33"/>
              </w:tcPr>
            </w:tcPrChange>
          </w:tcPr>
          <w:p w14:paraId="373022FE" w14:textId="19A4E616" w:rsidR="00D307AF" w:rsidRDefault="00E0229E">
            <w:pPr>
              <w:spacing w:before="60" w:after="60" w:line="240" w:lineRule="auto"/>
              <w:rPr>
                <w:rFonts w:ascii="Times New Roman" w:hAnsi="Times New Roman"/>
                <w:b/>
                <w:sz w:val="24"/>
                <w:szCs w:val="24"/>
                <w:lang w:val="en-ID"/>
              </w:rPr>
            </w:pPr>
            <w:ins w:id="219" w:author="Author">
              <w:r>
                <w:rPr>
                  <w:rFonts w:ascii="Times New Roman" w:hAnsi="Times New Roman"/>
                  <w:b/>
                  <w:sz w:val="24"/>
                  <w:szCs w:val="24"/>
                  <w:lang w:val="en-ID"/>
                </w:rPr>
                <w:t>2</w:t>
              </w:r>
            </w:ins>
          </w:p>
        </w:tc>
        <w:tc>
          <w:tcPr>
            <w:tcW w:w="283" w:type="dxa"/>
            <w:tcPrChange w:id="220" w:author="Author">
              <w:tcPr>
                <w:tcW w:w="283" w:type="dxa"/>
                <w:shd w:val="clear" w:color="auto" w:fill="DAEEF3" w:themeFill="accent5" w:themeFillTint="33"/>
              </w:tcPr>
            </w:tcPrChange>
          </w:tcPr>
          <w:p w14:paraId="4CBB3EF1" w14:textId="661B94E2" w:rsidR="00D307AF" w:rsidRDefault="00E0229E">
            <w:pPr>
              <w:spacing w:before="60" w:after="60" w:line="240" w:lineRule="auto"/>
              <w:rPr>
                <w:rFonts w:ascii="Times New Roman" w:hAnsi="Times New Roman"/>
                <w:b/>
                <w:sz w:val="24"/>
                <w:szCs w:val="24"/>
                <w:lang w:val="en-ID"/>
              </w:rPr>
            </w:pPr>
            <w:ins w:id="221" w:author="Author">
              <w:r>
                <w:rPr>
                  <w:rFonts w:ascii="Times New Roman" w:hAnsi="Times New Roman"/>
                  <w:b/>
                  <w:sz w:val="24"/>
                  <w:szCs w:val="24"/>
                  <w:lang w:val="en-ID"/>
                </w:rPr>
                <w:t>2</w:t>
              </w:r>
            </w:ins>
          </w:p>
        </w:tc>
        <w:tc>
          <w:tcPr>
            <w:tcW w:w="283" w:type="dxa"/>
            <w:tcPrChange w:id="222" w:author="Author">
              <w:tcPr>
                <w:tcW w:w="283" w:type="dxa"/>
                <w:shd w:val="clear" w:color="auto" w:fill="EAF1DD" w:themeFill="accent3" w:themeFillTint="33"/>
              </w:tcPr>
            </w:tcPrChange>
          </w:tcPr>
          <w:p w14:paraId="466A8721" w14:textId="77777777" w:rsidR="00D307AF" w:rsidRDefault="00D307AF">
            <w:pPr>
              <w:spacing w:before="60" w:after="60" w:line="240" w:lineRule="auto"/>
              <w:rPr>
                <w:rFonts w:ascii="Times New Roman" w:hAnsi="Times New Roman"/>
                <w:b/>
                <w:sz w:val="24"/>
                <w:szCs w:val="24"/>
                <w:lang w:val="en-ID"/>
              </w:rPr>
            </w:pPr>
          </w:p>
        </w:tc>
        <w:tc>
          <w:tcPr>
            <w:tcW w:w="283" w:type="dxa"/>
            <w:tcPrChange w:id="223" w:author="Author">
              <w:tcPr>
                <w:tcW w:w="283" w:type="dxa"/>
                <w:shd w:val="clear" w:color="auto" w:fill="EAF1DD" w:themeFill="accent3" w:themeFillTint="33"/>
              </w:tcPr>
            </w:tcPrChange>
          </w:tcPr>
          <w:p w14:paraId="7FCEE62F" w14:textId="77777777" w:rsidR="00D307AF" w:rsidRDefault="00D307AF">
            <w:pPr>
              <w:spacing w:before="60" w:after="60" w:line="240" w:lineRule="auto"/>
              <w:rPr>
                <w:rFonts w:ascii="Times New Roman" w:hAnsi="Times New Roman"/>
                <w:b/>
                <w:sz w:val="24"/>
                <w:szCs w:val="24"/>
                <w:lang w:val="en-ID"/>
              </w:rPr>
            </w:pPr>
          </w:p>
        </w:tc>
        <w:tc>
          <w:tcPr>
            <w:tcW w:w="283" w:type="dxa"/>
            <w:tcPrChange w:id="224" w:author="Author">
              <w:tcPr>
                <w:tcW w:w="283" w:type="dxa"/>
                <w:shd w:val="clear" w:color="auto" w:fill="EAF1DD" w:themeFill="accent3" w:themeFillTint="33"/>
              </w:tcPr>
            </w:tcPrChange>
          </w:tcPr>
          <w:p w14:paraId="3F619A2D" w14:textId="77777777" w:rsidR="00D307AF" w:rsidRDefault="00D307AF">
            <w:pPr>
              <w:spacing w:before="60" w:after="60" w:line="240" w:lineRule="auto"/>
              <w:rPr>
                <w:rFonts w:ascii="Times New Roman" w:hAnsi="Times New Roman"/>
                <w:b/>
                <w:sz w:val="24"/>
                <w:szCs w:val="24"/>
                <w:lang w:val="en-ID"/>
              </w:rPr>
            </w:pPr>
          </w:p>
        </w:tc>
        <w:tc>
          <w:tcPr>
            <w:tcW w:w="283" w:type="dxa"/>
            <w:tcPrChange w:id="225" w:author="Author">
              <w:tcPr>
                <w:tcW w:w="283" w:type="dxa"/>
                <w:shd w:val="clear" w:color="auto" w:fill="EAF1DD" w:themeFill="accent3" w:themeFillTint="33"/>
              </w:tcPr>
            </w:tcPrChange>
          </w:tcPr>
          <w:p w14:paraId="1E6488FD" w14:textId="77777777" w:rsidR="00D307AF" w:rsidRDefault="00D307AF">
            <w:pPr>
              <w:spacing w:before="60" w:after="60" w:line="240" w:lineRule="auto"/>
              <w:rPr>
                <w:rFonts w:ascii="Times New Roman" w:hAnsi="Times New Roman"/>
                <w:b/>
                <w:sz w:val="24"/>
                <w:szCs w:val="24"/>
                <w:lang w:val="en-ID"/>
              </w:rPr>
            </w:pPr>
          </w:p>
        </w:tc>
        <w:tc>
          <w:tcPr>
            <w:tcW w:w="283" w:type="dxa"/>
            <w:tcPrChange w:id="226" w:author="Author">
              <w:tcPr>
                <w:tcW w:w="283" w:type="dxa"/>
                <w:shd w:val="clear" w:color="auto" w:fill="EAF1DD" w:themeFill="accent3" w:themeFillTint="33"/>
              </w:tcPr>
            </w:tcPrChange>
          </w:tcPr>
          <w:p w14:paraId="11E8272F" w14:textId="77777777" w:rsidR="00D307AF" w:rsidRDefault="00D307AF">
            <w:pPr>
              <w:spacing w:before="60" w:after="60" w:line="240" w:lineRule="auto"/>
              <w:rPr>
                <w:rFonts w:ascii="Times New Roman" w:hAnsi="Times New Roman"/>
                <w:b/>
                <w:sz w:val="24"/>
                <w:szCs w:val="24"/>
                <w:lang w:val="en-ID"/>
              </w:rPr>
            </w:pPr>
          </w:p>
        </w:tc>
        <w:tc>
          <w:tcPr>
            <w:tcW w:w="283" w:type="dxa"/>
            <w:tcPrChange w:id="227" w:author="Author">
              <w:tcPr>
                <w:tcW w:w="283" w:type="dxa"/>
                <w:shd w:val="clear" w:color="auto" w:fill="DAEEF3" w:themeFill="accent5" w:themeFillTint="33"/>
              </w:tcPr>
            </w:tcPrChange>
          </w:tcPr>
          <w:p w14:paraId="1233DE50" w14:textId="77777777" w:rsidR="00D307AF" w:rsidRDefault="00D307AF">
            <w:pPr>
              <w:spacing w:before="60" w:after="60" w:line="240" w:lineRule="auto"/>
              <w:rPr>
                <w:rFonts w:ascii="Times New Roman" w:hAnsi="Times New Roman"/>
                <w:b/>
                <w:sz w:val="24"/>
                <w:szCs w:val="24"/>
                <w:lang w:val="en-ID"/>
              </w:rPr>
            </w:pPr>
          </w:p>
        </w:tc>
        <w:tc>
          <w:tcPr>
            <w:tcW w:w="283" w:type="dxa"/>
            <w:tcPrChange w:id="228" w:author="Author">
              <w:tcPr>
                <w:tcW w:w="283" w:type="dxa"/>
                <w:shd w:val="clear" w:color="auto" w:fill="DAEEF3" w:themeFill="accent5" w:themeFillTint="33"/>
              </w:tcPr>
            </w:tcPrChange>
          </w:tcPr>
          <w:p w14:paraId="6AE46B4B" w14:textId="77777777" w:rsidR="00D307AF" w:rsidRDefault="00D307AF">
            <w:pPr>
              <w:spacing w:before="60" w:after="60" w:line="240" w:lineRule="auto"/>
              <w:rPr>
                <w:rFonts w:ascii="Times New Roman" w:hAnsi="Times New Roman"/>
                <w:b/>
                <w:sz w:val="24"/>
                <w:szCs w:val="24"/>
                <w:lang w:val="en-ID"/>
              </w:rPr>
            </w:pPr>
          </w:p>
        </w:tc>
        <w:tc>
          <w:tcPr>
            <w:tcW w:w="283" w:type="dxa"/>
            <w:tcPrChange w:id="229" w:author="Author">
              <w:tcPr>
                <w:tcW w:w="283" w:type="dxa"/>
                <w:shd w:val="clear" w:color="auto" w:fill="DAEEF3" w:themeFill="accent5" w:themeFillTint="33"/>
              </w:tcPr>
            </w:tcPrChange>
          </w:tcPr>
          <w:p w14:paraId="57F4F9FB" w14:textId="77777777" w:rsidR="00D307AF" w:rsidRDefault="00D307AF">
            <w:pPr>
              <w:spacing w:before="60" w:after="60" w:line="240" w:lineRule="auto"/>
              <w:rPr>
                <w:rFonts w:ascii="Times New Roman" w:hAnsi="Times New Roman"/>
                <w:b/>
                <w:sz w:val="24"/>
                <w:szCs w:val="24"/>
                <w:lang w:val="en-ID"/>
              </w:rPr>
            </w:pPr>
          </w:p>
        </w:tc>
        <w:tc>
          <w:tcPr>
            <w:tcW w:w="283" w:type="dxa"/>
            <w:tcPrChange w:id="230" w:author="Author">
              <w:tcPr>
                <w:tcW w:w="283" w:type="dxa"/>
                <w:shd w:val="clear" w:color="auto" w:fill="DAEEF3" w:themeFill="accent5" w:themeFillTint="33"/>
              </w:tcPr>
            </w:tcPrChange>
          </w:tcPr>
          <w:p w14:paraId="6C26F503" w14:textId="77777777" w:rsidR="00D307AF" w:rsidRDefault="00D307AF">
            <w:pPr>
              <w:spacing w:before="60" w:after="60" w:line="240" w:lineRule="auto"/>
              <w:rPr>
                <w:rFonts w:ascii="Times New Roman" w:hAnsi="Times New Roman"/>
                <w:b/>
                <w:sz w:val="24"/>
                <w:szCs w:val="24"/>
                <w:lang w:val="en-ID"/>
              </w:rPr>
            </w:pPr>
          </w:p>
        </w:tc>
        <w:tc>
          <w:tcPr>
            <w:tcW w:w="283" w:type="dxa"/>
            <w:tcPrChange w:id="231" w:author="Author">
              <w:tcPr>
                <w:tcW w:w="283" w:type="dxa"/>
                <w:shd w:val="clear" w:color="auto" w:fill="DAEEF3" w:themeFill="accent5" w:themeFillTint="33"/>
              </w:tcPr>
            </w:tcPrChange>
          </w:tcPr>
          <w:p w14:paraId="2D926455" w14:textId="77777777" w:rsidR="00D307AF" w:rsidRDefault="00D307AF">
            <w:pPr>
              <w:spacing w:before="60" w:after="60" w:line="240" w:lineRule="auto"/>
              <w:rPr>
                <w:rFonts w:ascii="Times New Roman" w:hAnsi="Times New Roman"/>
                <w:b/>
                <w:sz w:val="24"/>
                <w:szCs w:val="24"/>
                <w:lang w:val="en-ID"/>
              </w:rPr>
            </w:pPr>
          </w:p>
        </w:tc>
        <w:tc>
          <w:tcPr>
            <w:tcW w:w="283" w:type="dxa"/>
            <w:tcPrChange w:id="232" w:author="Author">
              <w:tcPr>
                <w:tcW w:w="283" w:type="dxa"/>
                <w:shd w:val="clear" w:color="auto" w:fill="EAF1DD" w:themeFill="accent3" w:themeFillTint="33"/>
              </w:tcPr>
            </w:tcPrChange>
          </w:tcPr>
          <w:p w14:paraId="641FEE9D" w14:textId="77777777" w:rsidR="00D307AF" w:rsidRDefault="00D307AF">
            <w:pPr>
              <w:spacing w:before="60" w:after="60" w:line="240" w:lineRule="auto"/>
              <w:rPr>
                <w:rFonts w:ascii="Times New Roman" w:hAnsi="Times New Roman"/>
                <w:b/>
                <w:sz w:val="24"/>
                <w:szCs w:val="24"/>
                <w:lang w:val="en-ID"/>
              </w:rPr>
            </w:pPr>
          </w:p>
        </w:tc>
        <w:tc>
          <w:tcPr>
            <w:tcW w:w="283" w:type="dxa"/>
            <w:tcPrChange w:id="233" w:author="Author">
              <w:tcPr>
                <w:tcW w:w="283" w:type="dxa"/>
                <w:shd w:val="clear" w:color="auto" w:fill="EAF1DD" w:themeFill="accent3" w:themeFillTint="33"/>
              </w:tcPr>
            </w:tcPrChange>
          </w:tcPr>
          <w:p w14:paraId="3811DFCB" w14:textId="77777777" w:rsidR="00D307AF" w:rsidRDefault="00D307AF">
            <w:pPr>
              <w:spacing w:before="60" w:after="60" w:line="240" w:lineRule="auto"/>
              <w:rPr>
                <w:rFonts w:ascii="Times New Roman" w:hAnsi="Times New Roman"/>
                <w:b/>
                <w:sz w:val="24"/>
                <w:szCs w:val="24"/>
                <w:lang w:val="en-ID"/>
              </w:rPr>
            </w:pPr>
          </w:p>
        </w:tc>
        <w:tc>
          <w:tcPr>
            <w:tcW w:w="283" w:type="dxa"/>
            <w:tcPrChange w:id="234" w:author="Author">
              <w:tcPr>
                <w:tcW w:w="283" w:type="dxa"/>
                <w:shd w:val="clear" w:color="auto" w:fill="EAF1DD" w:themeFill="accent3" w:themeFillTint="33"/>
              </w:tcPr>
            </w:tcPrChange>
          </w:tcPr>
          <w:p w14:paraId="20C331A9" w14:textId="77777777" w:rsidR="00D307AF" w:rsidRDefault="00D307AF">
            <w:pPr>
              <w:spacing w:before="60" w:after="60" w:line="240" w:lineRule="auto"/>
              <w:rPr>
                <w:rFonts w:ascii="Times New Roman" w:hAnsi="Times New Roman"/>
                <w:b/>
                <w:sz w:val="24"/>
                <w:szCs w:val="24"/>
                <w:lang w:val="en-ID"/>
              </w:rPr>
            </w:pPr>
          </w:p>
        </w:tc>
        <w:tc>
          <w:tcPr>
            <w:tcW w:w="283" w:type="dxa"/>
            <w:tcPrChange w:id="235" w:author="Author">
              <w:tcPr>
                <w:tcW w:w="283" w:type="dxa"/>
                <w:shd w:val="clear" w:color="auto" w:fill="EAF1DD" w:themeFill="accent3" w:themeFillTint="33"/>
              </w:tcPr>
            </w:tcPrChange>
          </w:tcPr>
          <w:p w14:paraId="7B54DBBC" w14:textId="77777777" w:rsidR="00D307AF" w:rsidRDefault="00D307AF">
            <w:pPr>
              <w:spacing w:before="60" w:after="60" w:line="240" w:lineRule="auto"/>
              <w:rPr>
                <w:rFonts w:ascii="Times New Roman" w:hAnsi="Times New Roman"/>
                <w:b/>
                <w:sz w:val="24"/>
                <w:szCs w:val="24"/>
                <w:lang w:val="en-ID"/>
              </w:rPr>
            </w:pPr>
          </w:p>
        </w:tc>
        <w:tc>
          <w:tcPr>
            <w:tcW w:w="283" w:type="dxa"/>
            <w:tcPrChange w:id="236" w:author="Author">
              <w:tcPr>
                <w:tcW w:w="283" w:type="dxa"/>
                <w:shd w:val="clear" w:color="auto" w:fill="EAF1DD" w:themeFill="accent3" w:themeFillTint="33"/>
              </w:tcPr>
            </w:tcPrChange>
          </w:tcPr>
          <w:p w14:paraId="017EB61C" w14:textId="77777777" w:rsidR="00D307AF" w:rsidRDefault="00D307AF">
            <w:pPr>
              <w:spacing w:before="60" w:after="60" w:line="240" w:lineRule="auto"/>
              <w:rPr>
                <w:rFonts w:ascii="Times New Roman" w:hAnsi="Times New Roman"/>
                <w:b/>
                <w:sz w:val="24"/>
                <w:szCs w:val="24"/>
                <w:lang w:val="en-ID"/>
              </w:rPr>
            </w:pPr>
          </w:p>
        </w:tc>
        <w:tc>
          <w:tcPr>
            <w:tcW w:w="283" w:type="dxa"/>
            <w:tcPrChange w:id="237" w:author="Author">
              <w:tcPr>
                <w:tcW w:w="283" w:type="dxa"/>
                <w:shd w:val="clear" w:color="auto" w:fill="DAEEF3" w:themeFill="accent5" w:themeFillTint="33"/>
              </w:tcPr>
            </w:tcPrChange>
          </w:tcPr>
          <w:p w14:paraId="751CF88E" w14:textId="77777777" w:rsidR="00D307AF" w:rsidRDefault="00D307AF">
            <w:pPr>
              <w:spacing w:before="60" w:after="60" w:line="240" w:lineRule="auto"/>
              <w:rPr>
                <w:rFonts w:ascii="Times New Roman" w:hAnsi="Times New Roman"/>
                <w:b/>
                <w:sz w:val="24"/>
                <w:szCs w:val="24"/>
                <w:lang w:val="en-ID"/>
              </w:rPr>
            </w:pPr>
          </w:p>
        </w:tc>
        <w:tc>
          <w:tcPr>
            <w:tcW w:w="283" w:type="dxa"/>
            <w:tcPrChange w:id="238" w:author="Author">
              <w:tcPr>
                <w:tcW w:w="283" w:type="dxa"/>
                <w:shd w:val="clear" w:color="auto" w:fill="DAEEF3" w:themeFill="accent5" w:themeFillTint="33"/>
              </w:tcPr>
            </w:tcPrChange>
          </w:tcPr>
          <w:p w14:paraId="73785C1D" w14:textId="77777777" w:rsidR="00D307AF" w:rsidRDefault="00D307AF">
            <w:pPr>
              <w:spacing w:before="60" w:after="60" w:line="240" w:lineRule="auto"/>
              <w:rPr>
                <w:rFonts w:ascii="Times New Roman" w:hAnsi="Times New Roman"/>
                <w:b/>
                <w:sz w:val="24"/>
                <w:szCs w:val="24"/>
                <w:lang w:val="en-ID"/>
              </w:rPr>
            </w:pPr>
          </w:p>
        </w:tc>
        <w:tc>
          <w:tcPr>
            <w:tcW w:w="283" w:type="dxa"/>
            <w:tcPrChange w:id="239" w:author="Author">
              <w:tcPr>
                <w:tcW w:w="283" w:type="dxa"/>
                <w:shd w:val="clear" w:color="auto" w:fill="DAEEF3" w:themeFill="accent5" w:themeFillTint="33"/>
              </w:tcPr>
            </w:tcPrChange>
          </w:tcPr>
          <w:p w14:paraId="6B72CBEE" w14:textId="77777777" w:rsidR="00D307AF" w:rsidRDefault="00D307AF">
            <w:pPr>
              <w:spacing w:before="60" w:after="60" w:line="240" w:lineRule="auto"/>
              <w:rPr>
                <w:rFonts w:ascii="Times New Roman" w:hAnsi="Times New Roman"/>
                <w:b/>
                <w:sz w:val="24"/>
                <w:szCs w:val="24"/>
                <w:lang w:val="en-ID"/>
              </w:rPr>
            </w:pPr>
          </w:p>
        </w:tc>
        <w:tc>
          <w:tcPr>
            <w:tcW w:w="283" w:type="dxa"/>
            <w:tcPrChange w:id="240" w:author="Author">
              <w:tcPr>
                <w:tcW w:w="283" w:type="dxa"/>
                <w:shd w:val="clear" w:color="auto" w:fill="DAEEF3" w:themeFill="accent5" w:themeFillTint="33"/>
              </w:tcPr>
            </w:tcPrChange>
          </w:tcPr>
          <w:p w14:paraId="2E064BFE" w14:textId="77777777" w:rsidR="00D307AF" w:rsidRDefault="00D307AF">
            <w:pPr>
              <w:spacing w:before="60" w:after="60" w:line="240" w:lineRule="auto"/>
              <w:rPr>
                <w:rFonts w:ascii="Times New Roman" w:hAnsi="Times New Roman"/>
                <w:b/>
                <w:sz w:val="24"/>
                <w:szCs w:val="24"/>
                <w:lang w:val="en-ID"/>
              </w:rPr>
            </w:pPr>
          </w:p>
        </w:tc>
        <w:tc>
          <w:tcPr>
            <w:tcW w:w="283" w:type="dxa"/>
            <w:tcPrChange w:id="241" w:author="Author">
              <w:tcPr>
                <w:tcW w:w="283" w:type="dxa"/>
                <w:shd w:val="clear" w:color="auto" w:fill="DAEEF3" w:themeFill="accent5" w:themeFillTint="33"/>
              </w:tcPr>
            </w:tcPrChange>
          </w:tcPr>
          <w:p w14:paraId="429E23B8" w14:textId="77777777" w:rsidR="00D307AF" w:rsidRDefault="00D307AF">
            <w:pPr>
              <w:spacing w:before="60" w:after="60" w:line="240" w:lineRule="auto"/>
              <w:rPr>
                <w:rFonts w:ascii="Times New Roman" w:hAnsi="Times New Roman"/>
                <w:b/>
                <w:sz w:val="24"/>
                <w:szCs w:val="24"/>
                <w:lang w:val="en-ID"/>
              </w:rPr>
            </w:pPr>
          </w:p>
        </w:tc>
      </w:tr>
      <w:tr w:rsidR="00F118C4" w:rsidRPr="00DD74A3" w14:paraId="04D32292" w14:textId="77777777" w:rsidTr="00370CD2">
        <w:trPr>
          <w:trHeight w:val="240"/>
          <w:trPrChange w:id="242" w:author="Author">
            <w:trPr>
              <w:trHeight w:val="240"/>
            </w:trPr>
          </w:trPrChange>
        </w:trPr>
        <w:tc>
          <w:tcPr>
            <w:tcW w:w="14524" w:type="dxa"/>
            <w:gridSpan w:val="33"/>
            <w:tcPrChange w:id="243" w:author="Author">
              <w:tcPr>
                <w:tcW w:w="14524" w:type="dxa"/>
                <w:gridSpan w:val="33"/>
                <w:shd w:val="clear" w:color="auto" w:fill="FDE9D9" w:themeFill="accent6" w:themeFillTint="33"/>
              </w:tcPr>
            </w:tcPrChange>
          </w:tcPr>
          <w:p w14:paraId="22327585"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3 :</w:t>
            </w:r>
            <w:proofErr w:type="gramEnd"/>
            <w:r>
              <w:rPr>
                <w:rFonts w:ascii="Times New Roman" w:hAnsi="Times New Roman"/>
                <w:b/>
                <w:sz w:val="24"/>
                <w:szCs w:val="24"/>
                <w:lang w:val="en-ID"/>
              </w:rPr>
              <w:t xml:space="preserve"> FOLLOW THE INSTRUCTIONS</w:t>
            </w:r>
          </w:p>
        </w:tc>
      </w:tr>
      <w:tr w:rsidR="00F118C4" w:rsidRPr="00DD74A3" w14:paraId="21EC7F97" w14:textId="77777777" w:rsidTr="00370CD2">
        <w:trPr>
          <w:trHeight w:val="240"/>
          <w:trPrChange w:id="244" w:author="Author">
            <w:trPr>
              <w:trHeight w:val="240"/>
            </w:trPr>
          </w:trPrChange>
        </w:trPr>
        <w:tc>
          <w:tcPr>
            <w:tcW w:w="14524" w:type="dxa"/>
            <w:gridSpan w:val="33"/>
            <w:tcPrChange w:id="245" w:author="Author">
              <w:tcPr>
                <w:tcW w:w="14524" w:type="dxa"/>
                <w:gridSpan w:val="33"/>
                <w:shd w:val="clear" w:color="auto" w:fill="FDE9D9" w:themeFill="accent6" w:themeFillTint="33"/>
              </w:tcPr>
            </w:tcPrChange>
          </w:tcPr>
          <w:p w14:paraId="32E1F7CF"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Pr>
                <w:rFonts w:ascii="Times New Roman" w:hAnsi="Times New Roman"/>
                <w:b/>
                <w:bCs/>
                <w:i/>
                <w:caps/>
                <w:sz w:val="24"/>
                <w:szCs w:val="24"/>
              </w:rPr>
              <w:t>Learning Activity</w:t>
            </w:r>
          </w:p>
        </w:tc>
      </w:tr>
      <w:tr w:rsidR="00E0229E" w:rsidRPr="00DD74A3" w14:paraId="49E20B7F" w14:textId="77777777" w:rsidTr="00370CD2">
        <w:trPr>
          <w:trHeight w:val="240"/>
          <w:trPrChange w:id="246" w:author="Author">
            <w:trPr>
              <w:trHeight w:val="240"/>
            </w:trPr>
          </w:trPrChange>
        </w:trPr>
        <w:tc>
          <w:tcPr>
            <w:tcW w:w="452" w:type="dxa"/>
            <w:tcPrChange w:id="247" w:author="Author">
              <w:tcPr>
                <w:tcW w:w="452" w:type="dxa"/>
                <w:shd w:val="clear" w:color="auto" w:fill="BFBFBF" w:themeFill="background1" w:themeFillShade="BF"/>
              </w:tcPr>
            </w:tcPrChange>
          </w:tcPr>
          <w:p w14:paraId="08E790F6" w14:textId="77777777" w:rsidR="00D307AF" w:rsidRDefault="00702DF7">
            <w:pPr>
              <w:spacing w:before="60" w:after="60" w:line="240" w:lineRule="auto"/>
              <w:ind w:left="-85" w:right="-85"/>
              <w:jc w:val="center"/>
              <w:rPr>
                <w:rFonts w:ascii="Times New Roman" w:hAnsi="Times New Roman"/>
                <w:b/>
                <w:sz w:val="24"/>
                <w:szCs w:val="24"/>
                <w:lang w:val="en-ID"/>
              </w:rPr>
            </w:pPr>
            <w:del w:id="248" w:author="Author">
              <w:r w:rsidRPr="00702DF7" w:rsidDel="006F70F5">
                <w:rPr>
                  <w:rFonts w:ascii="Times New Roman" w:hAnsi="Times New Roman"/>
                  <w:b/>
                  <w:sz w:val="24"/>
                  <w:szCs w:val="24"/>
                  <w:lang w:val="en-ID"/>
                </w:rPr>
                <w:delText>1</w:delText>
              </w:r>
            </w:del>
            <w:ins w:id="249" w:author="Author">
              <w:r w:rsidR="006F70F5">
                <w:rPr>
                  <w:rFonts w:ascii="Times New Roman" w:hAnsi="Times New Roman"/>
                  <w:b/>
                  <w:sz w:val="24"/>
                  <w:szCs w:val="24"/>
                  <w:lang w:val="en-ID"/>
                </w:rPr>
                <w:t>5</w:t>
              </w:r>
            </w:ins>
          </w:p>
        </w:tc>
        <w:tc>
          <w:tcPr>
            <w:tcW w:w="4770" w:type="dxa"/>
            <w:tcPrChange w:id="250" w:author="Author">
              <w:tcPr>
                <w:tcW w:w="4770" w:type="dxa"/>
                <w:shd w:val="clear" w:color="auto" w:fill="F2F2F2" w:themeFill="background1" w:themeFillShade="F2"/>
              </w:tcPr>
            </w:tcPrChange>
          </w:tcPr>
          <w:p w14:paraId="36B0DD52" w14:textId="77777777" w:rsidR="00D307AF" w:rsidRDefault="00702DF7">
            <w:pPr>
              <w:spacing w:before="60" w:after="60" w:line="240" w:lineRule="auto"/>
              <w:ind w:left="711" w:hanging="711"/>
              <w:rPr>
                <w:rFonts w:ascii="Times New Roman" w:eastAsia="Bookman Old Style" w:hAnsi="Times New Roman"/>
                <w:sz w:val="24"/>
                <w:szCs w:val="24"/>
              </w:rPr>
            </w:pPr>
            <w:r>
              <w:rPr>
                <w:rFonts w:ascii="Times New Roman" w:hAnsi="Times New Roman"/>
                <w:sz w:val="24"/>
                <w:szCs w:val="24"/>
                <w:lang w:val="en-ID"/>
              </w:rPr>
              <w:t>11.3.1</w:t>
            </w:r>
            <w:r>
              <w:rPr>
                <w:rFonts w:ascii="Times New Roman" w:hAnsi="Times New Roman"/>
                <w:sz w:val="24"/>
                <w:szCs w:val="24"/>
                <w:lang w:val="en-ID"/>
              </w:rPr>
              <w:tab/>
            </w:r>
            <w:proofErr w:type="spellStart"/>
            <w:r w:rsidRPr="00702DF7">
              <w:rPr>
                <w:rFonts w:ascii="Times New Roman" w:eastAsia="Bookman Old Style" w:hAnsi="Times New Roman"/>
                <w:sz w:val="24"/>
                <w:szCs w:val="24"/>
              </w:rPr>
              <w:t>Menganalisis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fungsi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unsur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kebahasaan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manual </w:t>
            </w:r>
            <w:proofErr w:type="spellStart"/>
            <w:r w:rsidRPr="00702DF7">
              <w:rPr>
                <w:rFonts w:ascii="Times New Roman" w:eastAsia="Bookman Old Style" w:hAnsi="Times New Roman"/>
                <w:sz w:val="24"/>
                <w:szCs w:val="24"/>
              </w:rPr>
              <w:t>penggunaan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teknologi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kiat-kiat</w:t>
            </w:r>
            <w:proofErr w:type="spellEnd"/>
            <w:r w:rsidRPr="00702DF7">
              <w:rPr>
                <w:rFonts w:ascii="Times New Roman" w:eastAsia="Bookman Old Style" w:hAnsi="Times New Roman"/>
                <w:sz w:val="24"/>
                <w:szCs w:val="24"/>
              </w:rPr>
              <w:t xml:space="preserve"> (tips).</w:t>
            </w:r>
          </w:p>
          <w:p w14:paraId="3A277638" w14:textId="77777777" w:rsidR="00D307AF" w:rsidRDefault="00702DF7">
            <w:pPr>
              <w:spacing w:before="60" w:after="60" w:line="240" w:lineRule="auto"/>
              <w:ind w:left="711" w:hanging="711"/>
              <w:rPr>
                <w:rFonts w:ascii="Times New Roman" w:eastAsia="Bookman Old Style" w:hAnsi="Times New Roman"/>
                <w:sz w:val="24"/>
                <w:szCs w:val="24"/>
              </w:rPr>
            </w:pPr>
            <w:r>
              <w:rPr>
                <w:rFonts w:ascii="Times New Roman" w:hAnsi="Times New Roman"/>
                <w:sz w:val="24"/>
                <w:szCs w:val="24"/>
                <w:lang w:val="en-ID"/>
              </w:rPr>
              <w:lastRenderedPageBreak/>
              <w:t>11.3.2</w:t>
            </w:r>
            <w:r>
              <w:rPr>
                <w:rFonts w:ascii="Times New Roman" w:hAnsi="Times New Roman"/>
                <w:sz w:val="24"/>
                <w:szCs w:val="24"/>
                <w:lang w:val="en-ID"/>
              </w:rPr>
              <w:tab/>
            </w:r>
            <w:proofErr w:type="spellStart"/>
            <w:r w:rsidRPr="00702DF7">
              <w:rPr>
                <w:rFonts w:ascii="Times New Roman" w:eastAsia="Bookman Old Style" w:hAnsi="Times New Roman"/>
                <w:sz w:val="24"/>
                <w:szCs w:val="24"/>
              </w:rPr>
              <w:t>Membedakan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fungsi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unsur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kebahasaan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beberapa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manual </w:t>
            </w:r>
            <w:proofErr w:type="spellStart"/>
            <w:r w:rsidRPr="00702DF7">
              <w:rPr>
                <w:rFonts w:ascii="Times New Roman" w:eastAsia="Bookman Old Style" w:hAnsi="Times New Roman"/>
                <w:sz w:val="24"/>
                <w:szCs w:val="24"/>
              </w:rPr>
              <w:t>penggunaan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teknologi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kiat-kiat</w:t>
            </w:r>
            <w:proofErr w:type="spellEnd"/>
            <w:r w:rsidRPr="00702DF7">
              <w:rPr>
                <w:rFonts w:ascii="Times New Roman" w:eastAsia="Bookman Old Style" w:hAnsi="Times New Roman"/>
                <w:sz w:val="24"/>
                <w:szCs w:val="24"/>
              </w:rPr>
              <w:t xml:space="preserve"> (tips).</w:t>
            </w:r>
          </w:p>
          <w:p w14:paraId="16EF1D9C"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hAnsi="Times New Roman"/>
                <w:sz w:val="24"/>
                <w:szCs w:val="24"/>
                <w:lang w:val="en-ID"/>
              </w:rPr>
              <w:t>11.3.3</w:t>
            </w:r>
            <w:r>
              <w:rPr>
                <w:rFonts w:ascii="Times New Roman" w:hAnsi="Times New Roman"/>
                <w:sz w:val="24"/>
                <w:szCs w:val="24"/>
                <w:lang w:val="en-ID"/>
              </w:rPr>
              <w:tab/>
            </w:r>
            <w:proofErr w:type="spellStart"/>
            <w:r w:rsidRPr="00702DF7">
              <w:rPr>
                <w:rFonts w:ascii="Times New Roman" w:eastAsia="Bookman Old Style" w:hAnsi="Times New Roman"/>
                <w:sz w:val="24"/>
                <w:szCs w:val="24"/>
              </w:rPr>
              <w:t>Menangkap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makna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fungsi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struktur</w:t>
            </w:r>
            <w:proofErr w:type="spellEnd"/>
            <w:r w:rsidRPr="00702DF7">
              <w:rPr>
                <w:rFonts w:ascii="Times New Roman" w:eastAsia="Bookman Old Style" w:hAnsi="Times New Roman"/>
                <w:sz w:val="24"/>
                <w:szCs w:val="24"/>
              </w:rPr>
              <w:t xml:space="preserve"> </w:t>
            </w:r>
            <w:proofErr w:type="spellStart"/>
            <w:proofErr w:type="gramStart"/>
            <w:r w:rsidRPr="00702DF7">
              <w:rPr>
                <w:rFonts w:ascii="Times New Roman" w:eastAsia="Bookman Old Style" w:hAnsi="Times New Roman"/>
                <w:sz w:val="24"/>
                <w:szCs w:val="24"/>
              </w:rPr>
              <w:t>teks,dan</w:t>
            </w:r>
            <w:proofErr w:type="spellEnd"/>
            <w:proofErr w:type="gram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unsur</w:t>
            </w:r>
            <w:proofErr w:type="spellEnd"/>
            <w:r w:rsidRPr="00702DF7">
              <w:rPr>
                <w:rFonts w:ascii="Times New Roman" w:eastAsia="Bookman Old Style" w:hAnsi="Times New Roman"/>
                <w:sz w:val="24"/>
                <w:szCs w:val="24"/>
              </w:rPr>
              <w:t xml:space="preserve"> </w:t>
            </w:r>
            <w:proofErr w:type="spellStart"/>
            <w:r w:rsidRPr="00702DF7">
              <w:rPr>
                <w:rFonts w:ascii="Times New Roman" w:hAnsi="Times New Roman"/>
                <w:sz w:val="24"/>
                <w:szCs w:val="24"/>
                <w:lang w:val="en-ID"/>
              </w:rPr>
              <w:t>kebahasaan</w:t>
            </w:r>
            <w:proofErr w:type="spellEnd"/>
            <w:r w:rsidRPr="00702DF7">
              <w:rPr>
                <w:rFonts w:ascii="Times New Roman" w:eastAsia="Bookman Old Style" w:hAnsi="Times New Roman"/>
                <w:sz w:val="24"/>
                <w:szCs w:val="24"/>
              </w:rPr>
              <w:t>.</w:t>
            </w:r>
          </w:p>
        </w:tc>
        <w:tc>
          <w:tcPr>
            <w:tcW w:w="820" w:type="dxa"/>
            <w:tcPrChange w:id="251" w:author="Author">
              <w:tcPr>
                <w:tcW w:w="820" w:type="dxa"/>
                <w:shd w:val="clear" w:color="auto" w:fill="F2DBDB" w:themeFill="accent2" w:themeFillTint="33"/>
              </w:tcPr>
            </w:tcPrChange>
          </w:tcPr>
          <w:p w14:paraId="6E4FA649"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lastRenderedPageBreak/>
              <w:t>JP</w:t>
            </w:r>
          </w:p>
        </w:tc>
        <w:tc>
          <w:tcPr>
            <w:tcW w:w="282" w:type="dxa"/>
            <w:tcPrChange w:id="252" w:author="Author">
              <w:tcPr>
                <w:tcW w:w="282" w:type="dxa"/>
                <w:shd w:val="clear" w:color="auto" w:fill="EAF1DD" w:themeFill="accent3" w:themeFillTint="33"/>
              </w:tcPr>
            </w:tcPrChange>
          </w:tcPr>
          <w:p w14:paraId="00AB3CB4" w14:textId="77777777" w:rsidR="00D307AF" w:rsidRDefault="00D307AF">
            <w:pPr>
              <w:spacing w:before="60" w:after="60" w:line="240" w:lineRule="auto"/>
              <w:rPr>
                <w:rFonts w:ascii="Times New Roman" w:hAnsi="Times New Roman"/>
                <w:b/>
                <w:sz w:val="24"/>
                <w:szCs w:val="24"/>
                <w:lang w:val="en-ID"/>
              </w:rPr>
            </w:pPr>
          </w:p>
        </w:tc>
        <w:tc>
          <w:tcPr>
            <w:tcW w:w="282" w:type="dxa"/>
            <w:tcPrChange w:id="253" w:author="Author">
              <w:tcPr>
                <w:tcW w:w="282" w:type="dxa"/>
                <w:shd w:val="clear" w:color="auto" w:fill="EAF1DD" w:themeFill="accent3" w:themeFillTint="33"/>
              </w:tcPr>
            </w:tcPrChange>
          </w:tcPr>
          <w:p w14:paraId="4444745F" w14:textId="77777777" w:rsidR="00D307AF" w:rsidRDefault="00D307AF">
            <w:pPr>
              <w:spacing w:before="60" w:after="60" w:line="240" w:lineRule="auto"/>
              <w:rPr>
                <w:rFonts w:ascii="Times New Roman" w:hAnsi="Times New Roman"/>
                <w:b/>
                <w:sz w:val="24"/>
                <w:szCs w:val="24"/>
                <w:lang w:val="en-ID"/>
              </w:rPr>
            </w:pPr>
          </w:p>
        </w:tc>
        <w:tc>
          <w:tcPr>
            <w:tcW w:w="282" w:type="dxa"/>
            <w:tcPrChange w:id="254" w:author="Author">
              <w:tcPr>
                <w:tcW w:w="282" w:type="dxa"/>
                <w:shd w:val="clear" w:color="auto" w:fill="EAF1DD" w:themeFill="accent3" w:themeFillTint="33"/>
              </w:tcPr>
            </w:tcPrChange>
          </w:tcPr>
          <w:p w14:paraId="11313616" w14:textId="77777777" w:rsidR="00D307AF" w:rsidRDefault="00D307AF">
            <w:pPr>
              <w:spacing w:before="60" w:after="60" w:line="240" w:lineRule="auto"/>
              <w:rPr>
                <w:rFonts w:ascii="Times New Roman" w:hAnsi="Times New Roman"/>
                <w:b/>
                <w:sz w:val="24"/>
                <w:szCs w:val="24"/>
                <w:lang w:val="en-ID"/>
              </w:rPr>
            </w:pPr>
          </w:p>
        </w:tc>
        <w:tc>
          <w:tcPr>
            <w:tcW w:w="282" w:type="dxa"/>
            <w:tcPrChange w:id="255" w:author="Author">
              <w:tcPr>
                <w:tcW w:w="282" w:type="dxa"/>
                <w:shd w:val="clear" w:color="auto" w:fill="EAF1DD" w:themeFill="accent3" w:themeFillTint="33"/>
              </w:tcPr>
            </w:tcPrChange>
          </w:tcPr>
          <w:p w14:paraId="27F49334" w14:textId="77777777" w:rsidR="00D307AF" w:rsidRDefault="00D307AF">
            <w:pPr>
              <w:spacing w:before="60" w:after="60" w:line="240" w:lineRule="auto"/>
              <w:rPr>
                <w:rFonts w:ascii="Times New Roman" w:hAnsi="Times New Roman"/>
                <w:b/>
                <w:sz w:val="24"/>
                <w:szCs w:val="24"/>
                <w:lang w:val="en-ID"/>
              </w:rPr>
            </w:pPr>
          </w:p>
        </w:tc>
        <w:tc>
          <w:tcPr>
            <w:tcW w:w="282" w:type="dxa"/>
            <w:tcPrChange w:id="256" w:author="Author">
              <w:tcPr>
                <w:tcW w:w="282" w:type="dxa"/>
                <w:shd w:val="clear" w:color="auto" w:fill="EAF1DD" w:themeFill="accent3" w:themeFillTint="33"/>
              </w:tcPr>
            </w:tcPrChange>
          </w:tcPr>
          <w:p w14:paraId="6CC007FB" w14:textId="77777777" w:rsidR="00D307AF" w:rsidRDefault="00D307AF">
            <w:pPr>
              <w:spacing w:before="60" w:after="60" w:line="240" w:lineRule="auto"/>
              <w:rPr>
                <w:rFonts w:ascii="Times New Roman" w:hAnsi="Times New Roman"/>
                <w:b/>
                <w:sz w:val="24"/>
                <w:szCs w:val="24"/>
                <w:lang w:val="en-ID"/>
              </w:rPr>
            </w:pPr>
          </w:p>
        </w:tc>
        <w:tc>
          <w:tcPr>
            <w:tcW w:w="282" w:type="dxa"/>
            <w:tcPrChange w:id="257" w:author="Author">
              <w:tcPr>
                <w:tcW w:w="282" w:type="dxa"/>
                <w:shd w:val="clear" w:color="auto" w:fill="DAEEF3" w:themeFill="accent5" w:themeFillTint="33"/>
              </w:tcPr>
            </w:tcPrChange>
          </w:tcPr>
          <w:p w14:paraId="1DFF1D13" w14:textId="77777777" w:rsidR="00D307AF" w:rsidRDefault="00D307AF">
            <w:pPr>
              <w:spacing w:before="60" w:after="60" w:line="240" w:lineRule="auto"/>
              <w:rPr>
                <w:rFonts w:ascii="Times New Roman" w:hAnsi="Times New Roman"/>
                <w:b/>
                <w:sz w:val="24"/>
                <w:szCs w:val="24"/>
                <w:lang w:val="en-ID"/>
              </w:rPr>
            </w:pPr>
          </w:p>
        </w:tc>
        <w:tc>
          <w:tcPr>
            <w:tcW w:w="282" w:type="dxa"/>
            <w:tcPrChange w:id="258" w:author="Author">
              <w:tcPr>
                <w:tcW w:w="282" w:type="dxa"/>
                <w:shd w:val="clear" w:color="auto" w:fill="DAEEF3" w:themeFill="accent5" w:themeFillTint="33"/>
              </w:tcPr>
            </w:tcPrChange>
          </w:tcPr>
          <w:p w14:paraId="5F0B232A" w14:textId="77777777" w:rsidR="00D307AF" w:rsidRDefault="00D307AF">
            <w:pPr>
              <w:spacing w:before="60" w:after="60" w:line="240" w:lineRule="auto"/>
              <w:rPr>
                <w:rFonts w:ascii="Times New Roman" w:hAnsi="Times New Roman"/>
                <w:b/>
                <w:sz w:val="24"/>
                <w:szCs w:val="24"/>
                <w:lang w:val="en-ID"/>
              </w:rPr>
            </w:pPr>
          </w:p>
        </w:tc>
        <w:tc>
          <w:tcPr>
            <w:tcW w:w="282" w:type="dxa"/>
            <w:tcPrChange w:id="259" w:author="Author">
              <w:tcPr>
                <w:tcW w:w="282" w:type="dxa"/>
                <w:shd w:val="clear" w:color="auto" w:fill="DAEEF3" w:themeFill="accent5" w:themeFillTint="33"/>
              </w:tcPr>
            </w:tcPrChange>
          </w:tcPr>
          <w:p w14:paraId="4950E41D" w14:textId="77777777" w:rsidR="00D307AF" w:rsidRDefault="00D307AF">
            <w:pPr>
              <w:spacing w:before="60" w:after="60" w:line="240" w:lineRule="auto"/>
              <w:rPr>
                <w:rFonts w:ascii="Times New Roman" w:hAnsi="Times New Roman"/>
                <w:b/>
                <w:sz w:val="24"/>
                <w:szCs w:val="24"/>
                <w:lang w:val="en-ID"/>
              </w:rPr>
            </w:pPr>
          </w:p>
        </w:tc>
        <w:tc>
          <w:tcPr>
            <w:tcW w:w="283" w:type="dxa"/>
            <w:tcPrChange w:id="260" w:author="Author">
              <w:tcPr>
                <w:tcW w:w="283" w:type="dxa"/>
                <w:shd w:val="clear" w:color="auto" w:fill="DAEEF3" w:themeFill="accent5" w:themeFillTint="33"/>
              </w:tcPr>
            </w:tcPrChange>
          </w:tcPr>
          <w:p w14:paraId="3F4C0EEB" w14:textId="77777777" w:rsidR="00D307AF" w:rsidRDefault="00D307AF">
            <w:pPr>
              <w:spacing w:before="60" w:after="60" w:line="240" w:lineRule="auto"/>
              <w:rPr>
                <w:rFonts w:ascii="Times New Roman" w:hAnsi="Times New Roman"/>
                <w:b/>
                <w:sz w:val="24"/>
                <w:szCs w:val="24"/>
                <w:lang w:val="en-ID"/>
              </w:rPr>
            </w:pPr>
          </w:p>
        </w:tc>
        <w:tc>
          <w:tcPr>
            <w:tcW w:w="283" w:type="dxa"/>
            <w:tcPrChange w:id="261" w:author="Author">
              <w:tcPr>
                <w:tcW w:w="283" w:type="dxa"/>
                <w:shd w:val="clear" w:color="auto" w:fill="DAEEF3" w:themeFill="accent5" w:themeFillTint="33"/>
              </w:tcPr>
            </w:tcPrChange>
          </w:tcPr>
          <w:p w14:paraId="63E513CD" w14:textId="77777777" w:rsidR="00D307AF" w:rsidRDefault="00D307AF">
            <w:pPr>
              <w:spacing w:before="60" w:after="60" w:line="240" w:lineRule="auto"/>
              <w:rPr>
                <w:rFonts w:ascii="Times New Roman" w:hAnsi="Times New Roman"/>
                <w:b/>
                <w:sz w:val="24"/>
                <w:szCs w:val="24"/>
                <w:lang w:val="en-ID"/>
              </w:rPr>
            </w:pPr>
          </w:p>
        </w:tc>
        <w:tc>
          <w:tcPr>
            <w:tcW w:w="283" w:type="dxa"/>
            <w:tcPrChange w:id="262" w:author="Author">
              <w:tcPr>
                <w:tcW w:w="283" w:type="dxa"/>
                <w:shd w:val="clear" w:color="auto" w:fill="EAF1DD" w:themeFill="accent3" w:themeFillTint="33"/>
              </w:tcPr>
            </w:tcPrChange>
          </w:tcPr>
          <w:p w14:paraId="663595C8" w14:textId="4B2B9976" w:rsidR="00D307AF" w:rsidRDefault="00E0229E">
            <w:pPr>
              <w:spacing w:before="60" w:after="60" w:line="240" w:lineRule="auto"/>
              <w:rPr>
                <w:rFonts w:ascii="Times New Roman" w:hAnsi="Times New Roman"/>
                <w:b/>
                <w:sz w:val="24"/>
                <w:szCs w:val="24"/>
                <w:lang w:val="en-ID"/>
              </w:rPr>
            </w:pPr>
            <w:ins w:id="263" w:author="Author">
              <w:r>
                <w:rPr>
                  <w:rFonts w:ascii="Times New Roman" w:hAnsi="Times New Roman"/>
                  <w:b/>
                  <w:sz w:val="24"/>
                  <w:szCs w:val="24"/>
                  <w:lang w:val="en-ID"/>
                </w:rPr>
                <w:t>2</w:t>
              </w:r>
            </w:ins>
          </w:p>
        </w:tc>
        <w:tc>
          <w:tcPr>
            <w:tcW w:w="283" w:type="dxa"/>
            <w:tcPrChange w:id="264" w:author="Author">
              <w:tcPr>
                <w:tcW w:w="283" w:type="dxa"/>
                <w:shd w:val="clear" w:color="auto" w:fill="EAF1DD" w:themeFill="accent3" w:themeFillTint="33"/>
              </w:tcPr>
            </w:tcPrChange>
          </w:tcPr>
          <w:p w14:paraId="5BA7C304" w14:textId="77777777" w:rsidR="00D307AF" w:rsidRDefault="00D307AF">
            <w:pPr>
              <w:spacing w:before="60" w:after="60" w:line="240" w:lineRule="auto"/>
              <w:rPr>
                <w:ins w:id="265" w:author="Author"/>
                <w:rFonts w:ascii="Times New Roman" w:hAnsi="Times New Roman"/>
                <w:b/>
                <w:sz w:val="24"/>
                <w:szCs w:val="24"/>
                <w:lang w:val="en-ID"/>
              </w:rPr>
            </w:pPr>
          </w:p>
          <w:p w14:paraId="3FDDECD6" w14:textId="77777777" w:rsidR="00E0229E" w:rsidRDefault="00E0229E">
            <w:pPr>
              <w:spacing w:before="60" w:after="60" w:line="240" w:lineRule="auto"/>
              <w:rPr>
                <w:ins w:id="266" w:author="Author"/>
                <w:rFonts w:ascii="Times New Roman" w:hAnsi="Times New Roman"/>
                <w:b/>
                <w:sz w:val="24"/>
                <w:szCs w:val="24"/>
                <w:lang w:val="en-ID"/>
              </w:rPr>
            </w:pPr>
          </w:p>
          <w:p w14:paraId="35EAAFA3" w14:textId="77777777" w:rsidR="00E0229E" w:rsidRDefault="00E0229E">
            <w:pPr>
              <w:spacing w:before="60" w:after="60" w:line="240" w:lineRule="auto"/>
              <w:rPr>
                <w:ins w:id="267" w:author="Author"/>
                <w:rFonts w:ascii="Times New Roman" w:hAnsi="Times New Roman"/>
                <w:b/>
                <w:sz w:val="24"/>
                <w:szCs w:val="24"/>
                <w:lang w:val="en-ID"/>
              </w:rPr>
            </w:pPr>
          </w:p>
          <w:p w14:paraId="29B9BB56" w14:textId="77777777" w:rsidR="00E0229E" w:rsidRDefault="00E0229E">
            <w:pPr>
              <w:spacing w:before="60" w:after="60" w:line="240" w:lineRule="auto"/>
              <w:rPr>
                <w:ins w:id="268" w:author="Author"/>
                <w:rFonts w:ascii="Times New Roman" w:hAnsi="Times New Roman"/>
                <w:b/>
                <w:sz w:val="24"/>
                <w:szCs w:val="24"/>
                <w:lang w:val="en-ID"/>
              </w:rPr>
            </w:pPr>
          </w:p>
          <w:p w14:paraId="2B3DE01B" w14:textId="77777777" w:rsidR="00E0229E" w:rsidRDefault="00E0229E">
            <w:pPr>
              <w:spacing w:before="60" w:after="60" w:line="240" w:lineRule="auto"/>
              <w:rPr>
                <w:ins w:id="269" w:author="Author"/>
                <w:rFonts w:ascii="Times New Roman" w:hAnsi="Times New Roman"/>
                <w:b/>
                <w:sz w:val="24"/>
                <w:szCs w:val="24"/>
                <w:lang w:val="en-ID"/>
              </w:rPr>
            </w:pPr>
          </w:p>
          <w:p w14:paraId="11D693FB" w14:textId="77777777" w:rsidR="00E0229E" w:rsidRDefault="00E0229E">
            <w:pPr>
              <w:spacing w:before="60" w:after="60" w:line="240" w:lineRule="auto"/>
              <w:rPr>
                <w:ins w:id="270" w:author="Author"/>
                <w:rFonts w:ascii="Times New Roman" w:hAnsi="Times New Roman"/>
                <w:b/>
                <w:sz w:val="24"/>
                <w:szCs w:val="24"/>
                <w:lang w:val="en-ID"/>
              </w:rPr>
            </w:pPr>
            <w:ins w:id="271" w:author="Author">
              <w:r>
                <w:rPr>
                  <w:rFonts w:ascii="Times New Roman" w:hAnsi="Times New Roman"/>
                  <w:b/>
                  <w:sz w:val="24"/>
                  <w:szCs w:val="24"/>
                  <w:lang w:val="en-ID"/>
                </w:rPr>
                <w:t>2</w:t>
              </w:r>
            </w:ins>
          </w:p>
          <w:p w14:paraId="0EE00DF7" w14:textId="77777777" w:rsidR="00E0229E" w:rsidRDefault="00E0229E">
            <w:pPr>
              <w:spacing w:before="60" w:after="60" w:line="240" w:lineRule="auto"/>
              <w:rPr>
                <w:ins w:id="272" w:author="Author"/>
                <w:rFonts w:ascii="Times New Roman" w:hAnsi="Times New Roman"/>
                <w:b/>
                <w:sz w:val="24"/>
                <w:szCs w:val="24"/>
                <w:lang w:val="en-ID"/>
              </w:rPr>
            </w:pPr>
          </w:p>
          <w:p w14:paraId="278C7608" w14:textId="77777777" w:rsidR="00E0229E" w:rsidRDefault="00E0229E">
            <w:pPr>
              <w:spacing w:before="60" w:after="60" w:line="240" w:lineRule="auto"/>
              <w:rPr>
                <w:ins w:id="273" w:author="Author"/>
                <w:rFonts w:ascii="Times New Roman" w:hAnsi="Times New Roman"/>
                <w:b/>
                <w:sz w:val="24"/>
                <w:szCs w:val="24"/>
                <w:lang w:val="en-ID"/>
              </w:rPr>
            </w:pPr>
          </w:p>
          <w:p w14:paraId="4CF44FC5" w14:textId="77777777" w:rsidR="00E0229E" w:rsidRDefault="00E0229E">
            <w:pPr>
              <w:spacing w:before="60" w:after="60" w:line="240" w:lineRule="auto"/>
              <w:rPr>
                <w:ins w:id="274" w:author="Author"/>
                <w:rFonts w:ascii="Times New Roman" w:hAnsi="Times New Roman"/>
                <w:b/>
                <w:sz w:val="24"/>
                <w:szCs w:val="24"/>
                <w:lang w:val="en-ID"/>
              </w:rPr>
            </w:pPr>
          </w:p>
          <w:p w14:paraId="30C01297" w14:textId="758409B6" w:rsidR="00E0229E" w:rsidRDefault="00E0229E">
            <w:pPr>
              <w:spacing w:before="60" w:after="60" w:line="240" w:lineRule="auto"/>
              <w:rPr>
                <w:rFonts w:ascii="Times New Roman" w:hAnsi="Times New Roman"/>
                <w:b/>
                <w:sz w:val="24"/>
                <w:szCs w:val="24"/>
                <w:lang w:val="en-ID"/>
              </w:rPr>
            </w:pPr>
            <w:ins w:id="275" w:author="Author">
              <w:r>
                <w:rPr>
                  <w:rFonts w:ascii="Times New Roman" w:hAnsi="Times New Roman"/>
                  <w:b/>
                  <w:sz w:val="24"/>
                  <w:szCs w:val="24"/>
                  <w:lang w:val="en-ID"/>
                </w:rPr>
                <w:t>2</w:t>
              </w:r>
            </w:ins>
          </w:p>
        </w:tc>
        <w:tc>
          <w:tcPr>
            <w:tcW w:w="283" w:type="dxa"/>
            <w:tcPrChange w:id="276" w:author="Author">
              <w:tcPr>
                <w:tcW w:w="283" w:type="dxa"/>
                <w:shd w:val="clear" w:color="auto" w:fill="EAF1DD" w:themeFill="accent3" w:themeFillTint="33"/>
              </w:tcPr>
            </w:tcPrChange>
          </w:tcPr>
          <w:p w14:paraId="509DF563" w14:textId="77777777" w:rsidR="00D307AF" w:rsidRDefault="00D307AF">
            <w:pPr>
              <w:spacing w:before="60" w:after="60" w:line="240" w:lineRule="auto"/>
              <w:rPr>
                <w:ins w:id="277" w:author="Author"/>
                <w:rFonts w:ascii="Times New Roman" w:hAnsi="Times New Roman"/>
                <w:b/>
                <w:sz w:val="24"/>
                <w:szCs w:val="24"/>
                <w:lang w:val="en-ID"/>
              </w:rPr>
            </w:pPr>
          </w:p>
          <w:p w14:paraId="451200E5" w14:textId="77777777" w:rsidR="00E0229E" w:rsidRDefault="00E0229E">
            <w:pPr>
              <w:spacing w:before="60" w:after="60" w:line="240" w:lineRule="auto"/>
              <w:rPr>
                <w:ins w:id="278" w:author="Author"/>
                <w:rFonts w:ascii="Times New Roman" w:hAnsi="Times New Roman"/>
                <w:b/>
                <w:sz w:val="24"/>
                <w:szCs w:val="24"/>
                <w:lang w:val="en-ID"/>
              </w:rPr>
            </w:pPr>
          </w:p>
          <w:p w14:paraId="027DAF05" w14:textId="77777777" w:rsidR="00E0229E" w:rsidRDefault="00E0229E">
            <w:pPr>
              <w:spacing w:before="60" w:after="60" w:line="240" w:lineRule="auto"/>
              <w:rPr>
                <w:ins w:id="279" w:author="Author"/>
                <w:rFonts w:ascii="Times New Roman" w:hAnsi="Times New Roman"/>
                <w:b/>
                <w:sz w:val="24"/>
                <w:szCs w:val="24"/>
                <w:lang w:val="en-ID"/>
              </w:rPr>
            </w:pPr>
          </w:p>
          <w:p w14:paraId="3D672300" w14:textId="77777777" w:rsidR="00E0229E" w:rsidRDefault="00E0229E">
            <w:pPr>
              <w:spacing w:before="60" w:after="60" w:line="240" w:lineRule="auto"/>
              <w:rPr>
                <w:ins w:id="280" w:author="Author"/>
                <w:rFonts w:ascii="Times New Roman" w:hAnsi="Times New Roman"/>
                <w:b/>
                <w:sz w:val="24"/>
                <w:szCs w:val="24"/>
                <w:lang w:val="en-ID"/>
              </w:rPr>
            </w:pPr>
          </w:p>
          <w:p w14:paraId="4CC8B1D5" w14:textId="77777777" w:rsidR="00E0229E" w:rsidRDefault="00E0229E">
            <w:pPr>
              <w:spacing w:before="60" w:after="60" w:line="240" w:lineRule="auto"/>
              <w:rPr>
                <w:ins w:id="281" w:author="Author"/>
                <w:rFonts w:ascii="Times New Roman" w:hAnsi="Times New Roman"/>
                <w:b/>
                <w:sz w:val="24"/>
                <w:szCs w:val="24"/>
                <w:lang w:val="en-ID"/>
              </w:rPr>
            </w:pPr>
          </w:p>
          <w:p w14:paraId="22A8C216" w14:textId="77777777" w:rsidR="00E0229E" w:rsidRDefault="00E0229E">
            <w:pPr>
              <w:spacing w:before="60" w:after="60" w:line="240" w:lineRule="auto"/>
              <w:rPr>
                <w:ins w:id="282" w:author="Author"/>
                <w:rFonts w:ascii="Times New Roman" w:hAnsi="Times New Roman"/>
                <w:b/>
                <w:sz w:val="24"/>
                <w:szCs w:val="24"/>
                <w:lang w:val="en-ID"/>
              </w:rPr>
            </w:pPr>
          </w:p>
          <w:p w14:paraId="5F935373" w14:textId="77777777" w:rsidR="00E0229E" w:rsidRDefault="00E0229E">
            <w:pPr>
              <w:spacing w:before="60" w:after="60" w:line="240" w:lineRule="auto"/>
              <w:rPr>
                <w:ins w:id="283" w:author="Author"/>
                <w:rFonts w:ascii="Times New Roman" w:hAnsi="Times New Roman"/>
                <w:b/>
                <w:sz w:val="24"/>
                <w:szCs w:val="24"/>
                <w:lang w:val="en-ID"/>
              </w:rPr>
            </w:pPr>
          </w:p>
          <w:p w14:paraId="28B8C459" w14:textId="77777777" w:rsidR="00E0229E" w:rsidRDefault="00E0229E">
            <w:pPr>
              <w:spacing w:before="60" w:after="60" w:line="240" w:lineRule="auto"/>
              <w:rPr>
                <w:ins w:id="284" w:author="Author"/>
                <w:rFonts w:ascii="Times New Roman" w:hAnsi="Times New Roman"/>
                <w:b/>
                <w:sz w:val="24"/>
                <w:szCs w:val="24"/>
                <w:lang w:val="en-ID"/>
              </w:rPr>
            </w:pPr>
          </w:p>
          <w:p w14:paraId="710D253A" w14:textId="77777777" w:rsidR="00E0229E" w:rsidRDefault="00E0229E">
            <w:pPr>
              <w:spacing w:before="60" w:after="60" w:line="240" w:lineRule="auto"/>
              <w:rPr>
                <w:ins w:id="285" w:author="Author"/>
                <w:rFonts w:ascii="Times New Roman" w:hAnsi="Times New Roman"/>
                <w:b/>
                <w:sz w:val="24"/>
                <w:szCs w:val="24"/>
                <w:lang w:val="en-ID"/>
              </w:rPr>
            </w:pPr>
          </w:p>
          <w:p w14:paraId="53960B23" w14:textId="44DD568A" w:rsidR="00E0229E" w:rsidRDefault="00E0229E">
            <w:pPr>
              <w:spacing w:before="60" w:after="60" w:line="240" w:lineRule="auto"/>
              <w:rPr>
                <w:rFonts w:ascii="Times New Roman" w:hAnsi="Times New Roman"/>
                <w:b/>
                <w:sz w:val="24"/>
                <w:szCs w:val="24"/>
                <w:lang w:val="en-ID"/>
              </w:rPr>
            </w:pPr>
          </w:p>
        </w:tc>
        <w:tc>
          <w:tcPr>
            <w:tcW w:w="283" w:type="dxa"/>
            <w:tcPrChange w:id="286" w:author="Author">
              <w:tcPr>
                <w:tcW w:w="283" w:type="dxa"/>
                <w:shd w:val="clear" w:color="auto" w:fill="EAF1DD" w:themeFill="accent3" w:themeFillTint="33"/>
              </w:tcPr>
            </w:tcPrChange>
          </w:tcPr>
          <w:p w14:paraId="3E362737" w14:textId="77777777" w:rsidR="00D307AF" w:rsidRDefault="00D307AF">
            <w:pPr>
              <w:spacing w:before="60" w:after="60" w:line="240" w:lineRule="auto"/>
              <w:rPr>
                <w:rFonts w:ascii="Times New Roman" w:hAnsi="Times New Roman"/>
                <w:b/>
                <w:sz w:val="24"/>
                <w:szCs w:val="24"/>
                <w:lang w:val="en-ID"/>
              </w:rPr>
            </w:pPr>
          </w:p>
        </w:tc>
        <w:tc>
          <w:tcPr>
            <w:tcW w:w="283" w:type="dxa"/>
            <w:tcPrChange w:id="287" w:author="Author">
              <w:tcPr>
                <w:tcW w:w="283" w:type="dxa"/>
                <w:shd w:val="clear" w:color="auto" w:fill="EAF1DD" w:themeFill="accent3" w:themeFillTint="33"/>
              </w:tcPr>
            </w:tcPrChange>
          </w:tcPr>
          <w:p w14:paraId="3E8B393B" w14:textId="77777777" w:rsidR="00D307AF" w:rsidRDefault="00D307AF">
            <w:pPr>
              <w:spacing w:before="60" w:after="60" w:line="240" w:lineRule="auto"/>
              <w:rPr>
                <w:rFonts w:ascii="Times New Roman" w:hAnsi="Times New Roman"/>
                <w:b/>
                <w:sz w:val="24"/>
                <w:szCs w:val="24"/>
                <w:lang w:val="en-ID"/>
              </w:rPr>
            </w:pPr>
          </w:p>
        </w:tc>
        <w:tc>
          <w:tcPr>
            <w:tcW w:w="283" w:type="dxa"/>
            <w:tcPrChange w:id="288" w:author="Author">
              <w:tcPr>
                <w:tcW w:w="283" w:type="dxa"/>
                <w:shd w:val="clear" w:color="auto" w:fill="DAEEF3" w:themeFill="accent5" w:themeFillTint="33"/>
              </w:tcPr>
            </w:tcPrChange>
          </w:tcPr>
          <w:p w14:paraId="7E1F5483" w14:textId="77777777" w:rsidR="00D307AF" w:rsidRDefault="00D307AF">
            <w:pPr>
              <w:spacing w:before="60" w:after="60" w:line="240" w:lineRule="auto"/>
              <w:rPr>
                <w:rFonts w:ascii="Times New Roman" w:hAnsi="Times New Roman"/>
                <w:b/>
                <w:sz w:val="24"/>
                <w:szCs w:val="24"/>
                <w:lang w:val="en-ID"/>
              </w:rPr>
            </w:pPr>
          </w:p>
        </w:tc>
        <w:tc>
          <w:tcPr>
            <w:tcW w:w="283" w:type="dxa"/>
            <w:tcPrChange w:id="289" w:author="Author">
              <w:tcPr>
                <w:tcW w:w="283" w:type="dxa"/>
                <w:shd w:val="clear" w:color="auto" w:fill="DAEEF3" w:themeFill="accent5" w:themeFillTint="33"/>
              </w:tcPr>
            </w:tcPrChange>
          </w:tcPr>
          <w:p w14:paraId="12FA1BC1" w14:textId="77777777" w:rsidR="00D307AF" w:rsidRDefault="00D307AF">
            <w:pPr>
              <w:spacing w:before="60" w:after="60" w:line="240" w:lineRule="auto"/>
              <w:rPr>
                <w:rFonts w:ascii="Times New Roman" w:hAnsi="Times New Roman"/>
                <w:b/>
                <w:sz w:val="24"/>
                <w:szCs w:val="24"/>
                <w:lang w:val="en-ID"/>
              </w:rPr>
            </w:pPr>
          </w:p>
        </w:tc>
        <w:tc>
          <w:tcPr>
            <w:tcW w:w="283" w:type="dxa"/>
            <w:tcPrChange w:id="290" w:author="Author">
              <w:tcPr>
                <w:tcW w:w="283" w:type="dxa"/>
                <w:shd w:val="clear" w:color="auto" w:fill="DAEEF3" w:themeFill="accent5" w:themeFillTint="33"/>
              </w:tcPr>
            </w:tcPrChange>
          </w:tcPr>
          <w:p w14:paraId="20077FD3" w14:textId="77777777" w:rsidR="00D307AF" w:rsidRDefault="00D307AF">
            <w:pPr>
              <w:spacing w:before="60" w:after="60" w:line="240" w:lineRule="auto"/>
              <w:rPr>
                <w:rFonts w:ascii="Times New Roman" w:hAnsi="Times New Roman"/>
                <w:b/>
                <w:sz w:val="24"/>
                <w:szCs w:val="24"/>
                <w:lang w:val="en-ID"/>
              </w:rPr>
            </w:pPr>
          </w:p>
        </w:tc>
        <w:tc>
          <w:tcPr>
            <w:tcW w:w="283" w:type="dxa"/>
            <w:tcPrChange w:id="291" w:author="Author">
              <w:tcPr>
                <w:tcW w:w="283" w:type="dxa"/>
                <w:shd w:val="clear" w:color="auto" w:fill="DAEEF3" w:themeFill="accent5" w:themeFillTint="33"/>
              </w:tcPr>
            </w:tcPrChange>
          </w:tcPr>
          <w:p w14:paraId="5ABF8AC8" w14:textId="77777777" w:rsidR="00D307AF" w:rsidRDefault="00D307AF">
            <w:pPr>
              <w:spacing w:before="60" w:after="60" w:line="240" w:lineRule="auto"/>
              <w:rPr>
                <w:rFonts w:ascii="Times New Roman" w:hAnsi="Times New Roman"/>
                <w:b/>
                <w:sz w:val="24"/>
                <w:szCs w:val="24"/>
                <w:lang w:val="en-ID"/>
              </w:rPr>
            </w:pPr>
          </w:p>
        </w:tc>
        <w:tc>
          <w:tcPr>
            <w:tcW w:w="283" w:type="dxa"/>
            <w:tcPrChange w:id="292" w:author="Author">
              <w:tcPr>
                <w:tcW w:w="283" w:type="dxa"/>
                <w:shd w:val="clear" w:color="auto" w:fill="DAEEF3" w:themeFill="accent5" w:themeFillTint="33"/>
              </w:tcPr>
            </w:tcPrChange>
          </w:tcPr>
          <w:p w14:paraId="013BFF4A" w14:textId="77777777" w:rsidR="00D307AF" w:rsidRDefault="00D307AF">
            <w:pPr>
              <w:spacing w:before="60" w:after="60" w:line="240" w:lineRule="auto"/>
              <w:rPr>
                <w:rFonts w:ascii="Times New Roman" w:hAnsi="Times New Roman"/>
                <w:b/>
                <w:sz w:val="24"/>
                <w:szCs w:val="24"/>
                <w:lang w:val="en-ID"/>
              </w:rPr>
            </w:pPr>
          </w:p>
        </w:tc>
        <w:tc>
          <w:tcPr>
            <w:tcW w:w="283" w:type="dxa"/>
            <w:tcPrChange w:id="293" w:author="Author">
              <w:tcPr>
                <w:tcW w:w="283" w:type="dxa"/>
                <w:shd w:val="clear" w:color="auto" w:fill="EAF1DD" w:themeFill="accent3" w:themeFillTint="33"/>
              </w:tcPr>
            </w:tcPrChange>
          </w:tcPr>
          <w:p w14:paraId="75BD6B2F" w14:textId="77777777" w:rsidR="00D307AF" w:rsidRDefault="00D307AF">
            <w:pPr>
              <w:spacing w:before="60" w:after="60" w:line="240" w:lineRule="auto"/>
              <w:rPr>
                <w:rFonts w:ascii="Times New Roman" w:hAnsi="Times New Roman"/>
                <w:b/>
                <w:sz w:val="24"/>
                <w:szCs w:val="24"/>
                <w:lang w:val="en-ID"/>
              </w:rPr>
            </w:pPr>
          </w:p>
        </w:tc>
        <w:tc>
          <w:tcPr>
            <w:tcW w:w="283" w:type="dxa"/>
            <w:tcPrChange w:id="294" w:author="Author">
              <w:tcPr>
                <w:tcW w:w="283" w:type="dxa"/>
                <w:shd w:val="clear" w:color="auto" w:fill="EAF1DD" w:themeFill="accent3" w:themeFillTint="33"/>
              </w:tcPr>
            </w:tcPrChange>
          </w:tcPr>
          <w:p w14:paraId="7EC5D7D8" w14:textId="77777777" w:rsidR="00D307AF" w:rsidRDefault="00D307AF">
            <w:pPr>
              <w:spacing w:before="60" w:after="60" w:line="240" w:lineRule="auto"/>
              <w:rPr>
                <w:rFonts w:ascii="Times New Roman" w:hAnsi="Times New Roman"/>
                <w:b/>
                <w:sz w:val="24"/>
                <w:szCs w:val="24"/>
                <w:lang w:val="en-ID"/>
              </w:rPr>
            </w:pPr>
          </w:p>
        </w:tc>
        <w:tc>
          <w:tcPr>
            <w:tcW w:w="283" w:type="dxa"/>
            <w:tcPrChange w:id="295" w:author="Author">
              <w:tcPr>
                <w:tcW w:w="283" w:type="dxa"/>
                <w:shd w:val="clear" w:color="auto" w:fill="EAF1DD" w:themeFill="accent3" w:themeFillTint="33"/>
              </w:tcPr>
            </w:tcPrChange>
          </w:tcPr>
          <w:p w14:paraId="06F662E6" w14:textId="77777777" w:rsidR="00D307AF" w:rsidRDefault="00D307AF">
            <w:pPr>
              <w:spacing w:before="60" w:after="60" w:line="240" w:lineRule="auto"/>
              <w:rPr>
                <w:rFonts w:ascii="Times New Roman" w:hAnsi="Times New Roman"/>
                <w:b/>
                <w:sz w:val="24"/>
                <w:szCs w:val="24"/>
                <w:lang w:val="en-ID"/>
              </w:rPr>
            </w:pPr>
          </w:p>
        </w:tc>
        <w:tc>
          <w:tcPr>
            <w:tcW w:w="283" w:type="dxa"/>
            <w:tcPrChange w:id="296" w:author="Author">
              <w:tcPr>
                <w:tcW w:w="283" w:type="dxa"/>
                <w:shd w:val="clear" w:color="auto" w:fill="EAF1DD" w:themeFill="accent3" w:themeFillTint="33"/>
              </w:tcPr>
            </w:tcPrChange>
          </w:tcPr>
          <w:p w14:paraId="353CB48C" w14:textId="77777777" w:rsidR="00D307AF" w:rsidRDefault="00D307AF">
            <w:pPr>
              <w:spacing w:before="60" w:after="60" w:line="240" w:lineRule="auto"/>
              <w:rPr>
                <w:rFonts w:ascii="Times New Roman" w:hAnsi="Times New Roman"/>
                <w:b/>
                <w:sz w:val="24"/>
                <w:szCs w:val="24"/>
                <w:lang w:val="en-ID"/>
              </w:rPr>
            </w:pPr>
          </w:p>
        </w:tc>
        <w:tc>
          <w:tcPr>
            <w:tcW w:w="283" w:type="dxa"/>
            <w:tcPrChange w:id="297" w:author="Author">
              <w:tcPr>
                <w:tcW w:w="283" w:type="dxa"/>
                <w:shd w:val="clear" w:color="auto" w:fill="EAF1DD" w:themeFill="accent3" w:themeFillTint="33"/>
              </w:tcPr>
            </w:tcPrChange>
          </w:tcPr>
          <w:p w14:paraId="74E73207" w14:textId="77777777" w:rsidR="00D307AF" w:rsidRDefault="00D307AF">
            <w:pPr>
              <w:spacing w:before="60" w:after="60" w:line="240" w:lineRule="auto"/>
              <w:rPr>
                <w:rFonts w:ascii="Times New Roman" w:hAnsi="Times New Roman"/>
                <w:b/>
                <w:sz w:val="24"/>
                <w:szCs w:val="24"/>
                <w:lang w:val="en-ID"/>
              </w:rPr>
            </w:pPr>
          </w:p>
        </w:tc>
        <w:tc>
          <w:tcPr>
            <w:tcW w:w="283" w:type="dxa"/>
            <w:tcPrChange w:id="298" w:author="Author">
              <w:tcPr>
                <w:tcW w:w="283" w:type="dxa"/>
                <w:shd w:val="clear" w:color="auto" w:fill="DAEEF3" w:themeFill="accent5" w:themeFillTint="33"/>
              </w:tcPr>
            </w:tcPrChange>
          </w:tcPr>
          <w:p w14:paraId="64772835" w14:textId="77777777" w:rsidR="00D307AF" w:rsidRDefault="00D307AF">
            <w:pPr>
              <w:spacing w:before="60" w:after="60" w:line="240" w:lineRule="auto"/>
              <w:rPr>
                <w:rFonts w:ascii="Times New Roman" w:hAnsi="Times New Roman"/>
                <w:b/>
                <w:sz w:val="24"/>
                <w:szCs w:val="24"/>
                <w:lang w:val="en-ID"/>
              </w:rPr>
            </w:pPr>
          </w:p>
        </w:tc>
        <w:tc>
          <w:tcPr>
            <w:tcW w:w="283" w:type="dxa"/>
            <w:tcPrChange w:id="299" w:author="Author">
              <w:tcPr>
                <w:tcW w:w="283" w:type="dxa"/>
                <w:shd w:val="clear" w:color="auto" w:fill="DAEEF3" w:themeFill="accent5" w:themeFillTint="33"/>
              </w:tcPr>
            </w:tcPrChange>
          </w:tcPr>
          <w:p w14:paraId="4A4E6839" w14:textId="77777777" w:rsidR="00D307AF" w:rsidRDefault="00D307AF">
            <w:pPr>
              <w:spacing w:before="60" w:after="60" w:line="240" w:lineRule="auto"/>
              <w:rPr>
                <w:rFonts w:ascii="Times New Roman" w:hAnsi="Times New Roman"/>
                <w:b/>
                <w:sz w:val="24"/>
                <w:szCs w:val="24"/>
                <w:lang w:val="en-ID"/>
              </w:rPr>
            </w:pPr>
          </w:p>
        </w:tc>
        <w:tc>
          <w:tcPr>
            <w:tcW w:w="283" w:type="dxa"/>
            <w:tcPrChange w:id="300" w:author="Author">
              <w:tcPr>
                <w:tcW w:w="283" w:type="dxa"/>
                <w:shd w:val="clear" w:color="auto" w:fill="DAEEF3" w:themeFill="accent5" w:themeFillTint="33"/>
              </w:tcPr>
            </w:tcPrChange>
          </w:tcPr>
          <w:p w14:paraId="3D012CEC" w14:textId="77777777" w:rsidR="00D307AF" w:rsidRDefault="00D307AF">
            <w:pPr>
              <w:spacing w:before="60" w:after="60" w:line="240" w:lineRule="auto"/>
              <w:rPr>
                <w:rFonts w:ascii="Times New Roman" w:hAnsi="Times New Roman"/>
                <w:b/>
                <w:sz w:val="24"/>
                <w:szCs w:val="24"/>
                <w:lang w:val="en-ID"/>
              </w:rPr>
            </w:pPr>
          </w:p>
        </w:tc>
        <w:tc>
          <w:tcPr>
            <w:tcW w:w="283" w:type="dxa"/>
            <w:tcPrChange w:id="301" w:author="Author">
              <w:tcPr>
                <w:tcW w:w="283" w:type="dxa"/>
                <w:shd w:val="clear" w:color="auto" w:fill="DAEEF3" w:themeFill="accent5" w:themeFillTint="33"/>
              </w:tcPr>
            </w:tcPrChange>
          </w:tcPr>
          <w:p w14:paraId="712527E2" w14:textId="77777777" w:rsidR="00D307AF" w:rsidRDefault="00D307AF">
            <w:pPr>
              <w:spacing w:before="60" w:after="60" w:line="240" w:lineRule="auto"/>
              <w:rPr>
                <w:rFonts w:ascii="Times New Roman" w:hAnsi="Times New Roman"/>
                <w:b/>
                <w:sz w:val="24"/>
                <w:szCs w:val="24"/>
                <w:lang w:val="en-ID"/>
              </w:rPr>
            </w:pPr>
          </w:p>
        </w:tc>
        <w:tc>
          <w:tcPr>
            <w:tcW w:w="283" w:type="dxa"/>
            <w:tcPrChange w:id="302" w:author="Author">
              <w:tcPr>
                <w:tcW w:w="283" w:type="dxa"/>
                <w:shd w:val="clear" w:color="auto" w:fill="DAEEF3" w:themeFill="accent5" w:themeFillTint="33"/>
              </w:tcPr>
            </w:tcPrChange>
          </w:tcPr>
          <w:p w14:paraId="3977F440" w14:textId="77777777" w:rsidR="00D307AF" w:rsidRDefault="00D307AF">
            <w:pPr>
              <w:spacing w:before="60" w:after="60" w:line="240" w:lineRule="auto"/>
              <w:rPr>
                <w:rFonts w:ascii="Times New Roman" w:hAnsi="Times New Roman"/>
                <w:b/>
                <w:sz w:val="24"/>
                <w:szCs w:val="24"/>
                <w:lang w:val="en-ID"/>
              </w:rPr>
            </w:pPr>
          </w:p>
        </w:tc>
      </w:tr>
      <w:tr w:rsidR="00F118C4" w:rsidRPr="00DD74A3" w14:paraId="4DDD24ED" w14:textId="77777777" w:rsidTr="00370CD2">
        <w:trPr>
          <w:trHeight w:val="240"/>
          <w:trPrChange w:id="303" w:author="Author">
            <w:trPr>
              <w:trHeight w:val="240"/>
            </w:trPr>
          </w:trPrChange>
        </w:trPr>
        <w:tc>
          <w:tcPr>
            <w:tcW w:w="14524" w:type="dxa"/>
            <w:gridSpan w:val="33"/>
            <w:tcPrChange w:id="304" w:author="Author">
              <w:tcPr>
                <w:tcW w:w="14524" w:type="dxa"/>
                <w:gridSpan w:val="33"/>
                <w:shd w:val="clear" w:color="auto" w:fill="FDE9D9" w:themeFill="accent6" w:themeFillTint="33"/>
              </w:tcPr>
            </w:tcPrChange>
          </w:tcPr>
          <w:p w14:paraId="7FDFF594"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Pr>
                <w:rFonts w:ascii="Times New Roman" w:hAnsi="Times New Roman"/>
                <w:b/>
                <w:bCs/>
                <w:i/>
                <w:caps/>
                <w:sz w:val="24"/>
                <w:szCs w:val="24"/>
              </w:rPr>
              <w:t>Let’s Write</w:t>
            </w:r>
          </w:p>
        </w:tc>
      </w:tr>
      <w:tr w:rsidR="00E0229E" w:rsidRPr="00DD74A3" w14:paraId="439A3C47" w14:textId="77777777" w:rsidTr="00370CD2">
        <w:trPr>
          <w:trHeight w:val="240"/>
          <w:trPrChange w:id="305" w:author="Author">
            <w:trPr>
              <w:trHeight w:val="240"/>
            </w:trPr>
          </w:trPrChange>
        </w:trPr>
        <w:tc>
          <w:tcPr>
            <w:tcW w:w="452" w:type="dxa"/>
            <w:tcPrChange w:id="306" w:author="Author">
              <w:tcPr>
                <w:tcW w:w="452" w:type="dxa"/>
                <w:shd w:val="clear" w:color="auto" w:fill="BFBFBF" w:themeFill="background1" w:themeFillShade="BF"/>
              </w:tcPr>
            </w:tcPrChange>
          </w:tcPr>
          <w:p w14:paraId="37DE832C" w14:textId="77777777" w:rsidR="00D307AF" w:rsidRDefault="00702DF7">
            <w:pPr>
              <w:spacing w:before="60" w:after="60" w:line="240" w:lineRule="auto"/>
              <w:ind w:left="-85" w:right="-85"/>
              <w:jc w:val="center"/>
              <w:rPr>
                <w:rFonts w:ascii="Times New Roman" w:hAnsi="Times New Roman"/>
                <w:b/>
                <w:sz w:val="24"/>
                <w:szCs w:val="24"/>
                <w:lang w:val="en-ID"/>
              </w:rPr>
            </w:pPr>
            <w:del w:id="307" w:author="Author">
              <w:r w:rsidRPr="00702DF7" w:rsidDel="006F70F5">
                <w:rPr>
                  <w:rFonts w:ascii="Times New Roman" w:hAnsi="Times New Roman"/>
                  <w:b/>
                  <w:sz w:val="24"/>
                  <w:szCs w:val="24"/>
                  <w:lang w:val="en-ID"/>
                </w:rPr>
                <w:delText>1</w:delText>
              </w:r>
            </w:del>
            <w:ins w:id="308" w:author="Author">
              <w:r w:rsidR="006F70F5">
                <w:rPr>
                  <w:rFonts w:ascii="Times New Roman" w:hAnsi="Times New Roman"/>
                  <w:b/>
                  <w:sz w:val="24"/>
                  <w:szCs w:val="24"/>
                  <w:lang w:val="en-ID"/>
                </w:rPr>
                <w:t>6</w:t>
              </w:r>
            </w:ins>
          </w:p>
        </w:tc>
        <w:tc>
          <w:tcPr>
            <w:tcW w:w="4770" w:type="dxa"/>
            <w:tcPrChange w:id="309" w:author="Author">
              <w:tcPr>
                <w:tcW w:w="4770" w:type="dxa"/>
                <w:shd w:val="clear" w:color="auto" w:fill="F2F2F2" w:themeFill="background1" w:themeFillShade="F2"/>
              </w:tcPr>
            </w:tcPrChange>
          </w:tcPr>
          <w:p w14:paraId="6E5AF81D" w14:textId="77777777" w:rsidR="00D307AF" w:rsidRDefault="00702DF7">
            <w:pPr>
              <w:spacing w:before="60" w:after="60" w:line="240" w:lineRule="auto"/>
              <w:ind w:left="711" w:hanging="711"/>
              <w:rPr>
                <w:rFonts w:ascii="Times New Roman" w:eastAsia="Bookman Old Style" w:hAnsi="Times New Roman"/>
                <w:sz w:val="24"/>
                <w:szCs w:val="24"/>
              </w:rPr>
            </w:pPr>
            <w:r>
              <w:rPr>
                <w:rFonts w:ascii="Times New Roman" w:hAnsi="Times New Roman"/>
                <w:sz w:val="24"/>
                <w:szCs w:val="24"/>
                <w:lang w:val="en-ID"/>
              </w:rPr>
              <w:t>11.3.4</w:t>
            </w:r>
            <w:r>
              <w:rPr>
                <w:rFonts w:ascii="Times New Roman" w:hAnsi="Times New Roman"/>
                <w:sz w:val="24"/>
                <w:szCs w:val="24"/>
                <w:lang w:val="en-ID"/>
              </w:rPr>
              <w:tab/>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kalimat</w:t>
            </w:r>
            <w:proofErr w:type="spellEnd"/>
            <w:r w:rsidRPr="00702DF7">
              <w:rPr>
                <w:rFonts w:ascii="Times New Roman" w:eastAsia="Bookman Old Style" w:hAnsi="Times New Roman"/>
                <w:sz w:val="24"/>
                <w:szCs w:val="24"/>
              </w:rPr>
              <w:t xml:space="preserve"> imperative dan </w:t>
            </w:r>
            <w:proofErr w:type="spellStart"/>
            <w:r w:rsidRPr="00702DF7">
              <w:rPr>
                <w:rFonts w:ascii="Times New Roman" w:hAnsi="Times New Roman"/>
                <w:sz w:val="24"/>
                <w:szCs w:val="24"/>
                <w:lang w:val="en-ID"/>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connetives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tense yang </w:t>
            </w:r>
            <w:proofErr w:type="spellStart"/>
            <w:r w:rsidRPr="00702DF7">
              <w:rPr>
                <w:rFonts w:ascii="Times New Roman" w:eastAsia="Bookman Old Style" w:hAnsi="Times New Roman"/>
                <w:sz w:val="24"/>
                <w:szCs w:val="24"/>
              </w:rPr>
              <w:t>benar</w:t>
            </w:r>
            <w:proofErr w:type="spellEnd"/>
            <w:r w:rsidRPr="00702DF7">
              <w:rPr>
                <w:rFonts w:ascii="Times New Roman" w:eastAsia="Bookman Old Style" w:hAnsi="Times New Roman"/>
                <w:sz w:val="24"/>
                <w:szCs w:val="24"/>
              </w:rPr>
              <w:t>.</w:t>
            </w:r>
          </w:p>
          <w:p w14:paraId="32ED552A"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hAnsi="Times New Roman"/>
                <w:sz w:val="24"/>
                <w:szCs w:val="24"/>
                <w:lang w:val="en-ID"/>
              </w:rPr>
              <w:t>11.3.5</w:t>
            </w:r>
            <w:r>
              <w:rPr>
                <w:rFonts w:ascii="Times New Roman" w:hAnsi="Times New Roman"/>
                <w:sz w:val="24"/>
                <w:szCs w:val="24"/>
                <w:lang w:val="en-ID"/>
              </w:rPr>
              <w:tab/>
            </w:r>
            <w:proofErr w:type="spellStart"/>
            <w:r w:rsidRPr="00702DF7">
              <w:rPr>
                <w:rFonts w:ascii="Times New Roman" w:hAnsi="Times New Roman"/>
                <w:sz w:val="24"/>
                <w:szCs w:val="24"/>
                <w:lang w:val="en-ID"/>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manual </w:t>
            </w:r>
            <w:proofErr w:type="spellStart"/>
            <w:r w:rsidRPr="00702DF7">
              <w:rPr>
                <w:rFonts w:ascii="Times New Roman" w:eastAsia="Bookman Old Style" w:hAnsi="Times New Roman"/>
                <w:sz w:val="24"/>
                <w:szCs w:val="24"/>
              </w:rPr>
              <w:t>penggunaan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teknologi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kiat-kiat</w:t>
            </w:r>
            <w:proofErr w:type="spellEnd"/>
            <w:r w:rsidRPr="00702DF7">
              <w:rPr>
                <w:rFonts w:ascii="Times New Roman" w:eastAsia="Bookman Old Style" w:hAnsi="Times New Roman"/>
                <w:sz w:val="24"/>
                <w:szCs w:val="24"/>
              </w:rPr>
              <w:t xml:space="preserve"> (tips).</w:t>
            </w:r>
          </w:p>
        </w:tc>
        <w:tc>
          <w:tcPr>
            <w:tcW w:w="820" w:type="dxa"/>
            <w:tcPrChange w:id="310" w:author="Author">
              <w:tcPr>
                <w:tcW w:w="820" w:type="dxa"/>
                <w:shd w:val="clear" w:color="auto" w:fill="F2DBDB" w:themeFill="accent2" w:themeFillTint="33"/>
              </w:tcPr>
            </w:tcPrChange>
          </w:tcPr>
          <w:p w14:paraId="55E903FF"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311" w:author="Author">
              <w:tcPr>
                <w:tcW w:w="282" w:type="dxa"/>
                <w:shd w:val="clear" w:color="auto" w:fill="EAF1DD" w:themeFill="accent3" w:themeFillTint="33"/>
              </w:tcPr>
            </w:tcPrChange>
          </w:tcPr>
          <w:p w14:paraId="674B425F" w14:textId="77777777" w:rsidR="00D307AF" w:rsidRDefault="00D307AF">
            <w:pPr>
              <w:spacing w:before="60" w:after="60" w:line="240" w:lineRule="auto"/>
              <w:rPr>
                <w:rFonts w:ascii="Times New Roman" w:hAnsi="Times New Roman"/>
                <w:b/>
                <w:sz w:val="24"/>
                <w:szCs w:val="24"/>
                <w:lang w:val="en-ID"/>
              </w:rPr>
            </w:pPr>
          </w:p>
        </w:tc>
        <w:tc>
          <w:tcPr>
            <w:tcW w:w="282" w:type="dxa"/>
            <w:tcPrChange w:id="312" w:author="Author">
              <w:tcPr>
                <w:tcW w:w="282" w:type="dxa"/>
                <w:shd w:val="clear" w:color="auto" w:fill="EAF1DD" w:themeFill="accent3" w:themeFillTint="33"/>
              </w:tcPr>
            </w:tcPrChange>
          </w:tcPr>
          <w:p w14:paraId="4D3E3690" w14:textId="77777777" w:rsidR="00D307AF" w:rsidRDefault="00D307AF">
            <w:pPr>
              <w:spacing w:before="60" w:after="60" w:line="240" w:lineRule="auto"/>
              <w:rPr>
                <w:rFonts w:ascii="Times New Roman" w:hAnsi="Times New Roman"/>
                <w:b/>
                <w:sz w:val="24"/>
                <w:szCs w:val="24"/>
                <w:lang w:val="en-ID"/>
              </w:rPr>
            </w:pPr>
          </w:p>
        </w:tc>
        <w:tc>
          <w:tcPr>
            <w:tcW w:w="282" w:type="dxa"/>
            <w:tcPrChange w:id="313" w:author="Author">
              <w:tcPr>
                <w:tcW w:w="282" w:type="dxa"/>
                <w:shd w:val="clear" w:color="auto" w:fill="EAF1DD" w:themeFill="accent3" w:themeFillTint="33"/>
              </w:tcPr>
            </w:tcPrChange>
          </w:tcPr>
          <w:p w14:paraId="66C01C69" w14:textId="77777777" w:rsidR="00D307AF" w:rsidRDefault="00D307AF">
            <w:pPr>
              <w:spacing w:before="60" w:after="60" w:line="240" w:lineRule="auto"/>
              <w:rPr>
                <w:rFonts w:ascii="Times New Roman" w:hAnsi="Times New Roman"/>
                <w:b/>
                <w:sz w:val="24"/>
                <w:szCs w:val="24"/>
                <w:lang w:val="en-ID"/>
              </w:rPr>
            </w:pPr>
          </w:p>
        </w:tc>
        <w:tc>
          <w:tcPr>
            <w:tcW w:w="282" w:type="dxa"/>
            <w:tcPrChange w:id="314" w:author="Author">
              <w:tcPr>
                <w:tcW w:w="282" w:type="dxa"/>
                <w:shd w:val="clear" w:color="auto" w:fill="EAF1DD" w:themeFill="accent3" w:themeFillTint="33"/>
              </w:tcPr>
            </w:tcPrChange>
          </w:tcPr>
          <w:p w14:paraId="730EC9C6" w14:textId="77777777" w:rsidR="00D307AF" w:rsidRDefault="00D307AF">
            <w:pPr>
              <w:spacing w:before="60" w:after="60" w:line="240" w:lineRule="auto"/>
              <w:rPr>
                <w:rFonts w:ascii="Times New Roman" w:hAnsi="Times New Roman"/>
                <w:b/>
                <w:sz w:val="24"/>
                <w:szCs w:val="24"/>
                <w:lang w:val="en-ID"/>
              </w:rPr>
            </w:pPr>
          </w:p>
        </w:tc>
        <w:tc>
          <w:tcPr>
            <w:tcW w:w="282" w:type="dxa"/>
            <w:tcPrChange w:id="315" w:author="Author">
              <w:tcPr>
                <w:tcW w:w="282" w:type="dxa"/>
                <w:shd w:val="clear" w:color="auto" w:fill="EAF1DD" w:themeFill="accent3" w:themeFillTint="33"/>
              </w:tcPr>
            </w:tcPrChange>
          </w:tcPr>
          <w:p w14:paraId="195FA4C6" w14:textId="77777777" w:rsidR="00D307AF" w:rsidRDefault="00D307AF">
            <w:pPr>
              <w:spacing w:before="60" w:after="60" w:line="240" w:lineRule="auto"/>
              <w:rPr>
                <w:rFonts w:ascii="Times New Roman" w:hAnsi="Times New Roman"/>
                <w:b/>
                <w:sz w:val="24"/>
                <w:szCs w:val="24"/>
                <w:lang w:val="en-ID"/>
              </w:rPr>
            </w:pPr>
          </w:p>
        </w:tc>
        <w:tc>
          <w:tcPr>
            <w:tcW w:w="282" w:type="dxa"/>
            <w:tcPrChange w:id="316" w:author="Author">
              <w:tcPr>
                <w:tcW w:w="282" w:type="dxa"/>
                <w:shd w:val="clear" w:color="auto" w:fill="DAEEF3" w:themeFill="accent5" w:themeFillTint="33"/>
              </w:tcPr>
            </w:tcPrChange>
          </w:tcPr>
          <w:p w14:paraId="0540EC84" w14:textId="77777777" w:rsidR="00D307AF" w:rsidRDefault="00D307AF">
            <w:pPr>
              <w:spacing w:before="60" w:after="60" w:line="240" w:lineRule="auto"/>
              <w:rPr>
                <w:rFonts w:ascii="Times New Roman" w:hAnsi="Times New Roman"/>
                <w:b/>
                <w:sz w:val="24"/>
                <w:szCs w:val="24"/>
                <w:lang w:val="en-ID"/>
              </w:rPr>
            </w:pPr>
          </w:p>
        </w:tc>
        <w:tc>
          <w:tcPr>
            <w:tcW w:w="282" w:type="dxa"/>
            <w:tcPrChange w:id="317" w:author="Author">
              <w:tcPr>
                <w:tcW w:w="282" w:type="dxa"/>
                <w:shd w:val="clear" w:color="auto" w:fill="DAEEF3" w:themeFill="accent5" w:themeFillTint="33"/>
              </w:tcPr>
            </w:tcPrChange>
          </w:tcPr>
          <w:p w14:paraId="26BE3A5A" w14:textId="77777777" w:rsidR="00D307AF" w:rsidRDefault="00D307AF">
            <w:pPr>
              <w:spacing w:before="60" w:after="60" w:line="240" w:lineRule="auto"/>
              <w:rPr>
                <w:rFonts w:ascii="Times New Roman" w:hAnsi="Times New Roman"/>
                <w:b/>
                <w:sz w:val="24"/>
                <w:szCs w:val="24"/>
                <w:lang w:val="en-ID"/>
              </w:rPr>
            </w:pPr>
          </w:p>
        </w:tc>
        <w:tc>
          <w:tcPr>
            <w:tcW w:w="282" w:type="dxa"/>
            <w:tcPrChange w:id="318" w:author="Author">
              <w:tcPr>
                <w:tcW w:w="282" w:type="dxa"/>
                <w:shd w:val="clear" w:color="auto" w:fill="DAEEF3" w:themeFill="accent5" w:themeFillTint="33"/>
              </w:tcPr>
            </w:tcPrChange>
          </w:tcPr>
          <w:p w14:paraId="6AD16396" w14:textId="77777777" w:rsidR="00D307AF" w:rsidRDefault="00D307AF">
            <w:pPr>
              <w:spacing w:before="60" w:after="60" w:line="240" w:lineRule="auto"/>
              <w:rPr>
                <w:rFonts w:ascii="Times New Roman" w:hAnsi="Times New Roman"/>
                <w:b/>
                <w:sz w:val="24"/>
                <w:szCs w:val="24"/>
                <w:lang w:val="en-ID"/>
              </w:rPr>
            </w:pPr>
          </w:p>
        </w:tc>
        <w:tc>
          <w:tcPr>
            <w:tcW w:w="283" w:type="dxa"/>
            <w:tcPrChange w:id="319" w:author="Author">
              <w:tcPr>
                <w:tcW w:w="283" w:type="dxa"/>
                <w:shd w:val="clear" w:color="auto" w:fill="DAEEF3" w:themeFill="accent5" w:themeFillTint="33"/>
              </w:tcPr>
            </w:tcPrChange>
          </w:tcPr>
          <w:p w14:paraId="7DE669F9" w14:textId="77777777" w:rsidR="00D307AF" w:rsidRDefault="00D307AF">
            <w:pPr>
              <w:spacing w:before="60" w:after="60" w:line="240" w:lineRule="auto"/>
              <w:rPr>
                <w:rFonts w:ascii="Times New Roman" w:hAnsi="Times New Roman"/>
                <w:b/>
                <w:sz w:val="24"/>
                <w:szCs w:val="24"/>
                <w:lang w:val="en-ID"/>
              </w:rPr>
            </w:pPr>
          </w:p>
        </w:tc>
        <w:tc>
          <w:tcPr>
            <w:tcW w:w="283" w:type="dxa"/>
            <w:tcPrChange w:id="320" w:author="Author">
              <w:tcPr>
                <w:tcW w:w="283" w:type="dxa"/>
                <w:shd w:val="clear" w:color="auto" w:fill="DAEEF3" w:themeFill="accent5" w:themeFillTint="33"/>
              </w:tcPr>
            </w:tcPrChange>
          </w:tcPr>
          <w:p w14:paraId="0B7C78A9" w14:textId="77777777" w:rsidR="00D307AF" w:rsidRDefault="00D307AF">
            <w:pPr>
              <w:spacing w:before="60" w:after="60" w:line="240" w:lineRule="auto"/>
              <w:rPr>
                <w:rFonts w:ascii="Times New Roman" w:hAnsi="Times New Roman"/>
                <w:b/>
                <w:sz w:val="24"/>
                <w:szCs w:val="24"/>
                <w:lang w:val="en-ID"/>
              </w:rPr>
            </w:pPr>
          </w:p>
        </w:tc>
        <w:tc>
          <w:tcPr>
            <w:tcW w:w="283" w:type="dxa"/>
            <w:tcPrChange w:id="321" w:author="Author">
              <w:tcPr>
                <w:tcW w:w="283" w:type="dxa"/>
                <w:shd w:val="clear" w:color="auto" w:fill="EAF1DD" w:themeFill="accent3" w:themeFillTint="33"/>
              </w:tcPr>
            </w:tcPrChange>
          </w:tcPr>
          <w:p w14:paraId="412DA0F8" w14:textId="77777777" w:rsidR="00D307AF" w:rsidRDefault="00D307AF">
            <w:pPr>
              <w:spacing w:before="60" w:after="60" w:line="240" w:lineRule="auto"/>
              <w:rPr>
                <w:rFonts w:ascii="Times New Roman" w:hAnsi="Times New Roman"/>
                <w:b/>
                <w:sz w:val="24"/>
                <w:szCs w:val="24"/>
                <w:lang w:val="en-ID"/>
              </w:rPr>
            </w:pPr>
          </w:p>
        </w:tc>
        <w:tc>
          <w:tcPr>
            <w:tcW w:w="283" w:type="dxa"/>
            <w:tcPrChange w:id="322" w:author="Author">
              <w:tcPr>
                <w:tcW w:w="283" w:type="dxa"/>
                <w:shd w:val="clear" w:color="auto" w:fill="EAF1DD" w:themeFill="accent3" w:themeFillTint="33"/>
              </w:tcPr>
            </w:tcPrChange>
          </w:tcPr>
          <w:p w14:paraId="0E851F11" w14:textId="77777777" w:rsidR="00D307AF" w:rsidRDefault="00D307AF">
            <w:pPr>
              <w:spacing w:before="60" w:after="60" w:line="240" w:lineRule="auto"/>
              <w:rPr>
                <w:rFonts w:ascii="Times New Roman" w:hAnsi="Times New Roman"/>
                <w:b/>
                <w:sz w:val="24"/>
                <w:szCs w:val="24"/>
                <w:lang w:val="en-ID"/>
              </w:rPr>
            </w:pPr>
          </w:p>
        </w:tc>
        <w:tc>
          <w:tcPr>
            <w:tcW w:w="283" w:type="dxa"/>
            <w:tcPrChange w:id="323" w:author="Author">
              <w:tcPr>
                <w:tcW w:w="283" w:type="dxa"/>
                <w:shd w:val="clear" w:color="auto" w:fill="EAF1DD" w:themeFill="accent3" w:themeFillTint="33"/>
              </w:tcPr>
            </w:tcPrChange>
          </w:tcPr>
          <w:p w14:paraId="240581E7" w14:textId="657586AC" w:rsidR="00D307AF" w:rsidRDefault="00E0229E">
            <w:pPr>
              <w:spacing w:before="60" w:after="60" w:line="240" w:lineRule="auto"/>
              <w:rPr>
                <w:rFonts w:ascii="Times New Roman" w:hAnsi="Times New Roman"/>
                <w:b/>
                <w:sz w:val="24"/>
                <w:szCs w:val="24"/>
                <w:lang w:val="en-ID"/>
              </w:rPr>
            </w:pPr>
            <w:ins w:id="324" w:author="Author">
              <w:r>
                <w:rPr>
                  <w:rFonts w:ascii="Times New Roman" w:hAnsi="Times New Roman"/>
                  <w:b/>
                  <w:sz w:val="24"/>
                  <w:szCs w:val="24"/>
                  <w:lang w:val="en-ID"/>
                </w:rPr>
                <w:t>2</w:t>
              </w:r>
            </w:ins>
          </w:p>
        </w:tc>
        <w:tc>
          <w:tcPr>
            <w:tcW w:w="283" w:type="dxa"/>
            <w:tcPrChange w:id="325" w:author="Author">
              <w:tcPr>
                <w:tcW w:w="283" w:type="dxa"/>
                <w:shd w:val="clear" w:color="auto" w:fill="EAF1DD" w:themeFill="accent3" w:themeFillTint="33"/>
              </w:tcPr>
            </w:tcPrChange>
          </w:tcPr>
          <w:p w14:paraId="1E1DB4E9" w14:textId="77777777" w:rsidR="00D307AF" w:rsidRDefault="00D307AF">
            <w:pPr>
              <w:spacing w:before="60" w:after="60" w:line="240" w:lineRule="auto"/>
              <w:rPr>
                <w:ins w:id="326" w:author="Author"/>
                <w:rFonts w:ascii="Times New Roman" w:hAnsi="Times New Roman"/>
                <w:b/>
                <w:sz w:val="24"/>
                <w:szCs w:val="24"/>
                <w:lang w:val="en-ID"/>
              </w:rPr>
            </w:pPr>
          </w:p>
          <w:p w14:paraId="6BF131F7" w14:textId="77777777" w:rsidR="00E0229E" w:rsidRDefault="00E0229E">
            <w:pPr>
              <w:spacing w:before="60" w:after="60" w:line="240" w:lineRule="auto"/>
              <w:rPr>
                <w:ins w:id="327" w:author="Author"/>
                <w:rFonts w:ascii="Times New Roman" w:hAnsi="Times New Roman"/>
                <w:b/>
                <w:sz w:val="24"/>
                <w:szCs w:val="24"/>
                <w:lang w:val="en-ID"/>
              </w:rPr>
            </w:pPr>
          </w:p>
          <w:p w14:paraId="487FBC66" w14:textId="77777777" w:rsidR="00E0229E" w:rsidRDefault="00E0229E">
            <w:pPr>
              <w:spacing w:before="60" w:after="60" w:line="240" w:lineRule="auto"/>
              <w:rPr>
                <w:ins w:id="328" w:author="Author"/>
                <w:rFonts w:ascii="Times New Roman" w:hAnsi="Times New Roman"/>
                <w:b/>
                <w:sz w:val="24"/>
                <w:szCs w:val="24"/>
                <w:lang w:val="en-ID"/>
              </w:rPr>
            </w:pPr>
          </w:p>
          <w:p w14:paraId="2175A2C0" w14:textId="77777777" w:rsidR="00E0229E" w:rsidRDefault="00E0229E">
            <w:pPr>
              <w:spacing w:before="60" w:after="60" w:line="240" w:lineRule="auto"/>
              <w:rPr>
                <w:ins w:id="329" w:author="Author"/>
                <w:rFonts w:ascii="Times New Roman" w:hAnsi="Times New Roman"/>
                <w:b/>
                <w:sz w:val="24"/>
                <w:szCs w:val="24"/>
                <w:lang w:val="en-ID"/>
              </w:rPr>
            </w:pPr>
          </w:p>
          <w:p w14:paraId="025553A3" w14:textId="38F16AFB" w:rsidR="00E0229E" w:rsidRDefault="00E0229E">
            <w:pPr>
              <w:spacing w:before="60" w:after="60" w:line="240" w:lineRule="auto"/>
              <w:rPr>
                <w:rFonts w:ascii="Times New Roman" w:hAnsi="Times New Roman"/>
                <w:b/>
                <w:sz w:val="24"/>
                <w:szCs w:val="24"/>
                <w:lang w:val="en-ID"/>
              </w:rPr>
            </w:pPr>
            <w:ins w:id="330" w:author="Author">
              <w:r>
                <w:rPr>
                  <w:rFonts w:ascii="Times New Roman" w:hAnsi="Times New Roman"/>
                  <w:b/>
                  <w:sz w:val="24"/>
                  <w:szCs w:val="24"/>
                  <w:lang w:val="en-ID"/>
                </w:rPr>
                <w:t>2</w:t>
              </w:r>
            </w:ins>
          </w:p>
        </w:tc>
        <w:tc>
          <w:tcPr>
            <w:tcW w:w="283" w:type="dxa"/>
            <w:tcPrChange w:id="331" w:author="Author">
              <w:tcPr>
                <w:tcW w:w="283" w:type="dxa"/>
                <w:shd w:val="clear" w:color="auto" w:fill="EAF1DD" w:themeFill="accent3" w:themeFillTint="33"/>
              </w:tcPr>
            </w:tcPrChange>
          </w:tcPr>
          <w:p w14:paraId="7D37D6C0" w14:textId="77777777" w:rsidR="00D307AF" w:rsidRDefault="00D307AF">
            <w:pPr>
              <w:spacing w:before="60" w:after="60" w:line="240" w:lineRule="auto"/>
              <w:rPr>
                <w:ins w:id="332" w:author="Author"/>
                <w:rFonts w:ascii="Times New Roman" w:hAnsi="Times New Roman"/>
                <w:b/>
                <w:sz w:val="24"/>
                <w:szCs w:val="24"/>
                <w:lang w:val="en-ID"/>
              </w:rPr>
            </w:pPr>
          </w:p>
          <w:p w14:paraId="5F404718" w14:textId="77777777" w:rsidR="00E0229E" w:rsidRDefault="00E0229E">
            <w:pPr>
              <w:spacing w:before="60" w:after="60" w:line="240" w:lineRule="auto"/>
              <w:rPr>
                <w:ins w:id="333" w:author="Author"/>
                <w:rFonts w:ascii="Times New Roman" w:hAnsi="Times New Roman"/>
                <w:b/>
                <w:sz w:val="24"/>
                <w:szCs w:val="24"/>
                <w:lang w:val="en-ID"/>
              </w:rPr>
            </w:pPr>
          </w:p>
          <w:p w14:paraId="1B1DA3C4" w14:textId="77777777" w:rsidR="00E0229E" w:rsidRDefault="00E0229E">
            <w:pPr>
              <w:spacing w:before="60" w:after="60" w:line="240" w:lineRule="auto"/>
              <w:rPr>
                <w:ins w:id="334" w:author="Author"/>
                <w:rFonts w:ascii="Times New Roman" w:hAnsi="Times New Roman"/>
                <w:b/>
                <w:sz w:val="24"/>
                <w:szCs w:val="24"/>
                <w:lang w:val="en-ID"/>
              </w:rPr>
            </w:pPr>
          </w:p>
          <w:p w14:paraId="02DC7130" w14:textId="77777777" w:rsidR="00E0229E" w:rsidRDefault="00E0229E">
            <w:pPr>
              <w:spacing w:before="60" w:after="60" w:line="240" w:lineRule="auto"/>
              <w:rPr>
                <w:ins w:id="335" w:author="Author"/>
                <w:rFonts w:ascii="Times New Roman" w:hAnsi="Times New Roman"/>
                <w:b/>
                <w:sz w:val="24"/>
                <w:szCs w:val="24"/>
                <w:lang w:val="en-ID"/>
              </w:rPr>
            </w:pPr>
          </w:p>
          <w:p w14:paraId="1E764A17" w14:textId="5DEEDD9B" w:rsidR="00E0229E" w:rsidRDefault="00E0229E">
            <w:pPr>
              <w:spacing w:before="60" w:after="60" w:line="240" w:lineRule="auto"/>
              <w:rPr>
                <w:rFonts w:ascii="Times New Roman" w:hAnsi="Times New Roman"/>
                <w:b/>
                <w:sz w:val="24"/>
                <w:szCs w:val="24"/>
                <w:lang w:val="en-ID"/>
              </w:rPr>
            </w:pPr>
            <w:ins w:id="336" w:author="Author">
              <w:r>
                <w:rPr>
                  <w:rFonts w:ascii="Times New Roman" w:hAnsi="Times New Roman"/>
                  <w:b/>
                  <w:sz w:val="24"/>
                  <w:szCs w:val="24"/>
                  <w:lang w:val="en-ID"/>
                </w:rPr>
                <w:t>2</w:t>
              </w:r>
            </w:ins>
          </w:p>
        </w:tc>
        <w:tc>
          <w:tcPr>
            <w:tcW w:w="283" w:type="dxa"/>
            <w:tcPrChange w:id="337" w:author="Author">
              <w:tcPr>
                <w:tcW w:w="283" w:type="dxa"/>
                <w:shd w:val="clear" w:color="auto" w:fill="DAEEF3" w:themeFill="accent5" w:themeFillTint="33"/>
              </w:tcPr>
            </w:tcPrChange>
          </w:tcPr>
          <w:p w14:paraId="52163E3C" w14:textId="77777777" w:rsidR="00D307AF" w:rsidRDefault="00D307AF">
            <w:pPr>
              <w:spacing w:before="60" w:after="60" w:line="240" w:lineRule="auto"/>
              <w:rPr>
                <w:ins w:id="338" w:author="Author"/>
                <w:rFonts w:ascii="Times New Roman" w:hAnsi="Times New Roman"/>
                <w:b/>
                <w:sz w:val="24"/>
                <w:szCs w:val="24"/>
                <w:lang w:val="en-ID"/>
              </w:rPr>
            </w:pPr>
          </w:p>
          <w:p w14:paraId="5029F42C" w14:textId="77777777" w:rsidR="00E0229E" w:rsidRDefault="00E0229E">
            <w:pPr>
              <w:spacing w:before="60" w:after="60" w:line="240" w:lineRule="auto"/>
              <w:rPr>
                <w:ins w:id="339" w:author="Author"/>
                <w:rFonts w:ascii="Times New Roman" w:hAnsi="Times New Roman"/>
                <w:b/>
                <w:sz w:val="24"/>
                <w:szCs w:val="24"/>
                <w:lang w:val="en-ID"/>
              </w:rPr>
            </w:pPr>
          </w:p>
          <w:p w14:paraId="4B33A485" w14:textId="77777777" w:rsidR="00E0229E" w:rsidRDefault="00E0229E">
            <w:pPr>
              <w:spacing w:before="60" w:after="60" w:line="240" w:lineRule="auto"/>
              <w:rPr>
                <w:ins w:id="340" w:author="Author"/>
                <w:rFonts w:ascii="Times New Roman" w:hAnsi="Times New Roman"/>
                <w:b/>
                <w:sz w:val="24"/>
                <w:szCs w:val="24"/>
                <w:lang w:val="en-ID"/>
              </w:rPr>
            </w:pPr>
          </w:p>
          <w:p w14:paraId="5D5664AA" w14:textId="77777777" w:rsidR="00E0229E" w:rsidRDefault="00E0229E">
            <w:pPr>
              <w:spacing w:before="60" w:after="60" w:line="240" w:lineRule="auto"/>
              <w:rPr>
                <w:ins w:id="341" w:author="Author"/>
                <w:rFonts w:ascii="Times New Roman" w:hAnsi="Times New Roman"/>
                <w:b/>
                <w:sz w:val="24"/>
                <w:szCs w:val="24"/>
                <w:lang w:val="en-ID"/>
              </w:rPr>
            </w:pPr>
          </w:p>
          <w:p w14:paraId="3B051ED6" w14:textId="5660B861" w:rsidR="00E0229E" w:rsidRDefault="00E0229E">
            <w:pPr>
              <w:spacing w:before="60" w:after="60" w:line="240" w:lineRule="auto"/>
              <w:rPr>
                <w:rFonts w:ascii="Times New Roman" w:hAnsi="Times New Roman"/>
                <w:b/>
                <w:sz w:val="24"/>
                <w:szCs w:val="24"/>
                <w:lang w:val="en-ID"/>
              </w:rPr>
            </w:pPr>
            <w:ins w:id="342" w:author="Author">
              <w:r>
                <w:rPr>
                  <w:rFonts w:ascii="Times New Roman" w:hAnsi="Times New Roman"/>
                  <w:b/>
                  <w:sz w:val="24"/>
                  <w:szCs w:val="24"/>
                  <w:lang w:val="en-ID"/>
                </w:rPr>
                <w:t>2</w:t>
              </w:r>
            </w:ins>
          </w:p>
        </w:tc>
        <w:tc>
          <w:tcPr>
            <w:tcW w:w="283" w:type="dxa"/>
            <w:tcPrChange w:id="343" w:author="Author">
              <w:tcPr>
                <w:tcW w:w="283" w:type="dxa"/>
                <w:shd w:val="clear" w:color="auto" w:fill="DAEEF3" w:themeFill="accent5" w:themeFillTint="33"/>
              </w:tcPr>
            </w:tcPrChange>
          </w:tcPr>
          <w:p w14:paraId="4E7CD75A" w14:textId="77777777" w:rsidR="00D307AF" w:rsidRDefault="00D307AF">
            <w:pPr>
              <w:spacing w:before="60" w:after="60" w:line="240" w:lineRule="auto"/>
              <w:rPr>
                <w:rFonts w:ascii="Times New Roman" w:hAnsi="Times New Roman"/>
                <w:b/>
                <w:sz w:val="24"/>
                <w:szCs w:val="24"/>
                <w:lang w:val="en-ID"/>
              </w:rPr>
            </w:pPr>
          </w:p>
        </w:tc>
        <w:tc>
          <w:tcPr>
            <w:tcW w:w="283" w:type="dxa"/>
            <w:tcPrChange w:id="344" w:author="Author">
              <w:tcPr>
                <w:tcW w:w="283" w:type="dxa"/>
                <w:shd w:val="clear" w:color="auto" w:fill="DAEEF3" w:themeFill="accent5" w:themeFillTint="33"/>
              </w:tcPr>
            </w:tcPrChange>
          </w:tcPr>
          <w:p w14:paraId="265E68D8" w14:textId="77777777" w:rsidR="00D307AF" w:rsidRDefault="00D307AF">
            <w:pPr>
              <w:spacing w:before="60" w:after="60" w:line="240" w:lineRule="auto"/>
              <w:rPr>
                <w:rFonts w:ascii="Times New Roman" w:hAnsi="Times New Roman"/>
                <w:b/>
                <w:sz w:val="24"/>
                <w:szCs w:val="24"/>
                <w:lang w:val="en-ID"/>
              </w:rPr>
            </w:pPr>
          </w:p>
        </w:tc>
        <w:tc>
          <w:tcPr>
            <w:tcW w:w="283" w:type="dxa"/>
            <w:tcPrChange w:id="345" w:author="Author">
              <w:tcPr>
                <w:tcW w:w="283" w:type="dxa"/>
                <w:shd w:val="clear" w:color="auto" w:fill="DAEEF3" w:themeFill="accent5" w:themeFillTint="33"/>
              </w:tcPr>
            </w:tcPrChange>
          </w:tcPr>
          <w:p w14:paraId="0EE8F572" w14:textId="77777777" w:rsidR="00D307AF" w:rsidRDefault="00D307AF">
            <w:pPr>
              <w:spacing w:before="60" w:after="60" w:line="240" w:lineRule="auto"/>
              <w:rPr>
                <w:rFonts w:ascii="Times New Roman" w:hAnsi="Times New Roman"/>
                <w:b/>
                <w:sz w:val="24"/>
                <w:szCs w:val="24"/>
                <w:lang w:val="en-ID"/>
              </w:rPr>
            </w:pPr>
          </w:p>
        </w:tc>
        <w:tc>
          <w:tcPr>
            <w:tcW w:w="283" w:type="dxa"/>
            <w:tcPrChange w:id="346" w:author="Author">
              <w:tcPr>
                <w:tcW w:w="283" w:type="dxa"/>
                <w:shd w:val="clear" w:color="auto" w:fill="DAEEF3" w:themeFill="accent5" w:themeFillTint="33"/>
              </w:tcPr>
            </w:tcPrChange>
          </w:tcPr>
          <w:p w14:paraId="1A1CDB20" w14:textId="77777777" w:rsidR="00D307AF" w:rsidRDefault="00D307AF">
            <w:pPr>
              <w:spacing w:before="60" w:after="60" w:line="240" w:lineRule="auto"/>
              <w:rPr>
                <w:rFonts w:ascii="Times New Roman" w:hAnsi="Times New Roman"/>
                <w:b/>
                <w:sz w:val="24"/>
                <w:szCs w:val="24"/>
                <w:lang w:val="en-ID"/>
              </w:rPr>
            </w:pPr>
          </w:p>
        </w:tc>
        <w:tc>
          <w:tcPr>
            <w:tcW w:w="283" w:type="dxa"/>
            <w:tcPrChange w:id="347" w:author="Author">
              <w:tcPr>
                <w:tcW w:w="283" w:type="dxa"/>
                <w:shd w:val="clear" w:color="auto" w:fill="EAF1DD" w:themeFill="accent3" w:themeFillTint="33"/>
              </w:tcPr>
            </w:tcPrChange>
          </w:tcPr>
          <w:p w14:paraId="600F23C1" w14:textId="77777777" w:rsidR="00D307AF" w:rsidRDefault="00D307AF">
            <w:pPr>
              <w:spacing w:before="60" w:after="60" w:line="240" w:lineRule="auto"/>
              <w:rPr>
                <w:rFonts w:ascii="Times New Roman" w:hAnsi="Times New Roman"/>
                <w:b/>
                <w:sz w:val="24"/>
                <w:szCs w:val="24"/>
                <w:lang w:val="en-ID"/>
              </w:rPr>
            </w:pPr>
          </w:p>
        </w:tc>
        <w:tc>
          <w:tcPr>
            <w:tcW w:w="283" w:type="dxa"/>
            <w:tcPrChange w:id="348" w:author="Author">
              <w:tcPr>
                <w:tcW w:w="283" w:type="dxa"/>
                <w:shd w:val="clear" w:color="auto" w:fill="EAF1DD" w:themeFill="accent3" w:themeFillTint="33"/>
              </w:tcPr>
            </w:tcPrChange>
          </w:tcPr>
          <w:p w14:paraId="3FDB87BE" w14:textId="77777777" w:rsidR="00D307AF" w:rsidRDefault="00D307AF">
            <w:pPr>
              <w:spacing w:before="60" w:after="60" w:line="240" w:lineRule="auto"/>
              <w:rPr>
                <w:rFonts w:ascii="Times New Roman" w:hAnsi="Times New Roman"/>
                <w:b/>
                <w:sz w:val="24"/>
                <w:szCs w:val="24"/>
                <w:lang w:val="en-ID"/>
              </w:rPr>
            </w:pPr>
          </w:p>
        </w:tc>
        <w:tc>
          <w:tcPr>
            <w:tcW w:w="283" w:type="dxa"/>
            <w:tcPrChange w:id="349" w:author="Author">
              <w:tcPr>
                <w:tcW w:w="283" w:type="dxa"/>
                <w:shd w:val="clear" w:color="auto" w:fill="EAF1DD" w:themeFill="accent3" w:themeFillTint="33"/>
              </w:tcPr>
            </w:tcPrChange>
          </w:tcPr>
          <w:p w14:paraId="63F35BB0" w14:textId="77777777" w:rsidR="00D307AF" w:rsidRDefault="00D307AF">
            <w:pPr>
              <w:spacing w:before="60" w:after="60" w:line="240" w:lineRule="auto"/>
              <w:rPr>
                <w:rFonts w:ascii="Times New Roman" w:hAnsi="Times New Roman"/>
                <w:b/>
                <w:sz w:val="24"/>
                <w:szCs w:val="24"/>
                <w:lang w:val="en-ID"/>
              </w:rPr>
            </w:pPr>
          </w:p>
        </w:tc>
        <w:tc>
          <w:tcPr>
            <w:tcW w:w="283" w:type="dxa"/>
            <w:tcPrChange w:id="350" w:author="Author">
              <w:tcPr>
                <w:tcW w:w="283" w:type="dxa"/>
                <w:shd w:val="clear" w:color="auto" w:fill="EAF1DD" w:themeFill="accent3" w:themeFillTint="33"/>
              </w:tcPr>
            </w:tcPrChange>
          </w:tcPr>
          <w:p w14:paraId="0A115CB6" w14:textId="77777777" w:rsidR="00D307AF" w:rsidRDefault="00D307AF">
            <w:pPr>
              <w:spacing w:before="60" w:after="60" w:line="240" w:lineRule="auto"/>
              <w:rPr>
                <w:rFonts w:ascii="Times New Roman" w:hAnsi="Times New Roman"/>
                <w:b/>
                <w:sz w:val="24"/>
                <w:szCs w:val="24"/>
                <w:lang w:val="en-ID"/>
              </w:rPr>
            </w:pPr>
          </w:p>
        </w:tc>
        <w:tc>
          <w:tcPr>
            <w:tcW w:w="283" w:type="dxa"/>
            <w:tcPrChange w:id="351" w:author="Author">
              <w:tcPr>
                <w:tcW w:w="283" w:type="dxa"/>
                <w:shd w:val="clear" w:color="auto" w:fill="EAF1DD" w:themeFill="accent3" w:themeFillTint="33"/>
              </w:tcPr>
            </w:tcPrChange>
          </w:tcPr>
          <w:p w14:paraId="571E6990" w14:textId="77777777" w:rsidR="00D307AF" w:rsidRDefault="00D307AF">
            <w:pPr>
              <w:spacing w:before="60" w:after="60" w:line="240" w:lineRule="auto"/>
              <w:rPr>
                <w:rFonts w:ascii="Times New Roman" w:hAnsi="Times New Roman"/>
                <w:b/>
                <w:sz w:val="24"/>
                <w:szCs w:val="24"/>
                <w:lang w:val="en-ID"/>
              </w:rPr>
            </w:pPr>
          </w:p>
        </w:tc>
        <w:tc>
          <w:tcPr>
            <w:tcW w:w="283" w:type="dxa"/>
            <w:tcPrChange w:id="352" w:author="Author">
              <w:tcPr>
                <w:tcW w:w="283" w:type="dxa"/>
                <w:shd w:val="clear" w:color="auto" w:fill="DAEEF3" w:themeFill="accent5" w:themeFillTint="33"/>
              </w:tcPr>
            </w:tcPrChange>
          </w:tcPr>
          <w:p w14:paraId="44C4A309" w14:textId="77777777" w:rsidR="00D307AF" w:rsidRDefault="00D307AF">
            <w:pPr>
              <w:spacing w:before="60" w:after="60" w:line="240" w:lineRule="auto"/>
              <w:rPr>
                <w:rFonts w:ascii="Times New Roman" w:hAnsi="Times New Roman"/>
                <w:b/>
                <w:sz w:val="24"/>
                <w:szCs w:val="24"/>
                <w:lang w:val="en-ID"/>
              </w:rPr>
            </w:pPr>
          </w:p>
        </w:tc>
        <w:tc>
          <w:tcPr>
            <w:tcW w:w="283" w:type="dxa"/>
            <w:tcPrChange w:id="353" w:author="Author">
              <w:tcPr>
                <w:tcW w:w="283" w:type="dxa"/>
                <w:shd w:val="clear" w:color="auto" w:fill="DAEEF3" w:themeFill="accent5" w:themeFillTint="33"/>
              </w:tcPr>
            </w:tcPrChange>
          </w:tcPr>
          <w:p w14:paraId="46AF756C" w14:textId="77777777" w:rsidR="00D307AF" w:rsidRDefault="00D307AF">
            <w:pPr>
              <w:spacing w:before="60" w:after="60" w:line="240" w:lineRule="auto"/>
              <w:rPr>
                <w:rFonts w:ascii="Times New Roman" w:hAnsi="Times New Roman"/>
                <w:b/>
                <w:sz w:val="24"/>
                <w:szCs w:val="24"/>
                <w:lang w:val="en-ID"/>
              </w:rPr>
            </w:pPr>
          </w:p>
        </w:tc>
        <w:tc>
          <w:tcPr>
            <w:tcW w:w="283" w:type="dxa"/>
            <w:tcPrChange w:id="354" w:author="Author">
              <w:tcPr>
                <w:tcW w:w="283" w:type="dxa"/>
                <w:shd w:val="clear" w:color="auto" w:fill="DAEEF3" w:themeFill="accent5" w:themeFillTint="33"/>
              </w:tcPr>
            </w:tcPrChange>
          </w:tcPr>
          <w:p w14:paraId="54389251" w14:textId="77777777" w:rsidR="00D307AF" w:rsidRDefault="00D307AF">
            <w:pPr>
              <w:spacing w:before="60" w:after="60" w:line="240" w:lineRule="auto"/>
              <w:rPr>
                <w:rFonts w:ascii="Times New Roman" w:hAnsi="Times New Roman"/>
                <w:b/>
                <w:sz w:val="24"/>
                <w:szCs w:val="24"/>
                <w:lang w:val="en-ID"/>
              </w:rPr>
            </w:pPr>
          </w:p>
        </w:tc>
        <w:tc>
          <w:tcPr>
            <w:tcW w:w="283" w:type="dxa"/>
            <w:tcPrChange w:id="355" w:author="Author">
              <w:tcPr>
                <w:tcW w:w="283" w:type="dxa"/>
                <w:shd w:val="clear" w:color="auto" w:fill="DAEEF3" w:themeFill="accent5" w:themeFillTint="33"/>
              </w:tcPr>
            </w:tcPrChange>
          </w:tcPr>
          <w:p w14:paraId="1951FE5A" w14:textId="77777777" w:rsidR="00D307AF" w:rsidRDefault="00D307AF">
            <w:pPr>
              <w:spacing w:before="60" w:after="60" w:line="240" w:lineRule="auto"/>
              <w:rPr>
                <w:rFonts w:ascii="Times New Roman" w:hAnsi="Times New Roman"/>
                <w:b/>
                <w:sz w:val="24"/>
                <w:szCs w:val="24"/>
                <w:lang w:val="en-ID"/>
              </w:rPr>
            </w:pPr>
          </w:p>
        </w:tc>
        <w:tc>
          <w:tcPr>
            <w:tcW w:w="283" w:type="dxa"/>
            <w:tcPrChange w:id="356" w:author="Author">
              <w:tcPr>
                <w:tcW w:w="283" w:type="dxa"/>
                <w:shd w:val="clear" w:color="auto" w:fill="DAEEF3" w:themeFill="accent5" w:themeFillTint="33"/>
              </w:tcPr>
            </w:tcPrChange>
          </w:tcPr>
          <w:p w14:paraId="79977CC3" w14:textId="77777777" w:rsidR="00D307AF" w:rsidRDefault="00D307AF">
            <w:pPr>
              <w:spacing w:before="60" w:after="60" w:line="240" w:lineRule="auto"/>
              <w:rPr>
                <w:rFonts w:ascii="Times New Roman" w:hAnsi="Times New Roman"/>
                <w:b/>
                <w:sz w:val="24"/>
                <w:szCs w:val="24"/>
                <w:lang w:val="en-ID"/>
              </w:rPr>
            </w:pPr>
          </w:p>
        </w:tc>
      </w:tr>
      <w:tr w:rsidR="00F118C4" w:rsidRPr="00DD74A3" w14:paraId="22FA3C0C" w14:textId="77777777" w:rsidTr="00370CD2">
        <w:trPr>
          <w:trHeight w:val="240"/>
          <w:trPrChange w:id="357" w:author="Author">
            <w:trPr>
              <w:trHeight w:val="240"/>
            </w:trPr>
          </w:trPrChange>
        </w:trPr>
        <w:tc>
          <w:tcPr>
            <w:tcW w:w="14524" w:type="dxa"/>
            <w:gridSpan w:val="33"/>
            <w:tcPrChange w:id="358" w:author="Author">
              <w:tcPr>
                <w:tcW w:w="14524" w:type="dxa"/>
                <w:gridSpan w:val="33"/>
                <w:shd w:val="clear" w:color="auto" w:fill="FDE9D9" w:themeFill="accent6" w:themeFillTint="33"/>
              </w:tcPr>
            </w:tcPrChange>
          </w:tcPr>
          <w:p w14:paraId="0F0737F4"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4 :</w:t>
            </w:r>
            <w:proofErr w:type="gramEnd"/>
            <w:r>
              <w:rPr>
                <w:rFonts w:ascii="Times New Roman" w:hAnsi="Times New Roman"/>
                <w:b/>
                <w:sz w:val="24"/>
                <w:szCs w:val="24"/>
                <w:lang w:val="en-ID"/>
              </w:rPr>
              <w:t xml:space="preserve"> IN CONCLUSION, WE BELIEVE</w:t>
            </w:r>
          </w:p>
        </w:tc>
      </w:tr>
      <w:tr w:rsidR="00F118C4" w:rsidRPr="00DD74A3" w14:paraId="11044BEA" w14:textId="77777777" w:rsidTr="00370CD2">
        <w:trPr>
          <w:trHeight w:val="240"/>
          <w:trPrChange w:id="359" w:author="Author">
            <w:trPr>
              <w:trHeight w:val="240"/>
            </w:trPr>
          </w:trPrChange>
        </w:trPr>
        <w:tc>
          <w:tcPr>
            <w:tcW w:w="14524" w:type="dxa"/>
            <w:gridSpan w:val="33"/>
            <w:tcPrChange w:id="360" w:author="Author">
              <w:tcPr>
                <w:tcW w:w="14524" w:type="dxa"/>
                <w:gridSpan w:val="33"/>
                <w:shd w:val="clear" w:color="auto" w:fill="FDE9D9" w:themeFill="accent6" w:themeFillTint="33"/>
              </w:tcPr>
            </w:tcPrChange>
          </w:tcPr>
          <w:p w14:paraId="74DE58DF"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Pr>
                <w:rFonts w:ascii="Times New Roman" w:hAnsi="Times New Roman"/>
                <w:b/>
                <w:bCs/>
                <w:i/>
                <w:caps/>
                <w:sz w:val="24"/>
                <w:szCs w:val="24"/>
              </w:rPr>
              <w:t>analytical exposition</w:t>
            </w:r>
          </w:p>
        </w:tc>
      </w:tr>
      <w:tr w:rsidR="00E0229E" w:rsidRPr="00DD74A3" w14:paraId="56D3C6D2" w14:textId="77777777" w:rsidTr="00370CD2">
        <w:trPr>
          <w:trHeight w:val="240"/>
          <w:trPrChange w:id="361" w:author="Author">
            <w:trPr>
              <w:trHeight w:val="240"/>
            </w:trPr>
          </w:trPrChange>
        </w:trPr>
        <w:tc>
          <w:tcPr>
            <w:tcW w:w="452" w:type="dxa"/>
            <w:tcPrChange w:id="362" w:author="Author">
              <w:tcPr>
                <w:tcW w:w="452" w:type="dxa"/>
                <w:shd w:val="clear" w:color="auto" w:fill="BFBFBF" w:themeFill="background1" w:themeFillShade="BF"/>
              </w:tcPr>
            </w:tcPrChange>
          </w:tcPr>
          <w:p w14:paraId="6CE10EDF" w14:textId="77777777" w:rsidR="00D307AF" w:rsidRDefault="00702DF7">
            <w:pPr>
              <w:spacing w:before="60" w:after="60" w:line="240" w:lineRule="auto"/>
              <w:ind w:left="-85" w:right="-85"/>
              <w:jc w:val="center"/>
              <w:rPr>
                <w:rFonts w:ascii="Times New Roman" w:hAnsi="Times New Roman"/>
                <w:b/>
                <w:sz w:val="24"/>
                <w:szCs w:val="24"/>
                <w:lang w:val="en-ID"/>
              </w:rPr>
            </w:pPr>
            <w:del w:id="363" w:author="Author">
              <w:r w:rsidRPr="00702DF7" w:rsidDel="006F70F5">
                <w:rPr>
                  <w:rFonts w:ascii="Times New Roman" w:hAnsi="Times New Roman"/>
                  <w:b/>
                  <w:sz w:val="24"/>
                  <w:szCs w:val="24"/>
                  <w:lang w:val="en-ID"/>
                </w:rPr>
                <w:delText>1</w:delText>
              </w:r>
            </w:del>
            <w:ins w:id="364" w:author="Author">
              <w:r w:rsidR="006F70F5">
                <w:rPr>
                  <w:rFonts w:ascii="Times New Roman" w:hAnsi="Times New Roman"/>
                  <w:b/>
                  <w:sz w:val="24"/>
                  <w:szCs w:val="24"/>
                  <w:lang w:val="en-ID"/>
                </w:rPr>
                <w:t>7</w:t>
              </w:r>
            </w:ins>
          </w:p>
        </w:tc>
        <w:tc>
          <w:tcPr>
            <w:tcW w:w="4770" w:type="dxa"/>
            <w:tcPrChange w:id="365" w:author="Author">
              <w:tcPr>
                <w:tcW w:w="4770" w:type="dxa"/>
                <w:shd w:val="clear" w:color="auto" w:fill="F2F2F2" w:themeFill="background1" w:themeFillShade="F2"/>
              </w:tcPr>
            </w:tcPrChange>
          </w:tcPr>
          <w:p w14:paraId="11046A10" w14:textId="77777777" w:rsidR="00D307AF" w:rsidRDefault="00702DF7">
            <w:pPr>
              <w:spacing w:before="60" w:after="60" w:line="240" w:lineRule="auto"/>
              <w:ind w:left="711" w:hanging="711"/>
              <w:rPr>
                <w:rFonts w:ascii="Times New Roman" w:eastAsia="Bookman Old Style" w:hAnsi="Times New Roman"/>
                <w:sz w:val="24"/>
                <w:szCs w:val="24"/>
              </w:rPr>
            </w:pPr>
            <w:r>
              <w:rPr>
                <w:rFonts w:ascii="Times New Roman" w:eastAsia="Bookman Old Style" w:hAnsi="Times New Roman"/>
                <w:sz w:val="24"/>
                <w:szCs w:val="24"/>
              </w:rPr>
              <w:t>11.4.1</w:t>
            </w:r>
            <w:r>
              <w:rPr>
                <w:rFonts w:ascii="Times New Roman" w:eastAsia="Bookman Old Style" w:hAnsi="Times New Roman"/>
                <w:sz w:val="24"/>
                <w:szCs w:val="24"/>
              </w:rPr>
              <w:tab/>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fungsi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beberapa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eksposisi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analitis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memberi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meminta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isu</w:t>
            </w:r>
            <w:proofErr w:type="spellEnd"/>
            <w:r w:rsidRPr="00702DF7">
              <w:rPr>
                <w:rFonts w:ascii="Times New Roman" w:eastAsia="Bookman Old Style" w:hAnsi="Times New Roman"/>
                <w:sz w:val="24"/>
                <w:szCs w:val="24"/>
              </w:rPr>
              <w:t xml:space="preserve"> </w:t>
            </w:r>
            <w:proofErr w:type="spellStart"/>
            <w:r w:rsidRPr="00702DF7">
              <w:rPr>
                <w:rFonts w:ascii="Times New Roman" w:hAnsi="Times New Roman"/>
                <w:sz w:val="24"/>
                <w:szCs w:val="24"/>
                <w:lang w:val="en-ID"/>
              </w:rPr>
              <w:t>aktual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penggunaannya</w:t>
            </w:r>
            <w:proofErr w:type="spellEnd"/>
            <w:r w:rsidRPr="00702DF7">
              <w:rPr>
                <w:rFonts w:ascii="Times New Roman" w:eastAsia="Bookman Old Style" w:hAnsi="Times New Roman"/>
                <w:sz w:val="24"/>
                <w:szCs w:val="24"/>
              </w:rPr>
              <w:t>.</w:t>
            </w:r>
          </w:p>
          <w:p w14:paraId="7165B4C3"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eastAsia="Bookman Old Style" w:hAnsi="Times New Roman"/>
                <w:sz w:val="24"/>
                <w:szCs w:val="24"/>
              </w:rPr>
              <w:t>11.4.2</w:t>
            </w:r>
            <w:r>
              <w:rPr>
                <w:rFonts w:ascii="Times New Roman" w:eastAsia="Bookman Old Style" w:hAnsi="Times New Roman"/>
                <w:sz w:val="24"/>
                <w:szCs w:val="24"/>
              </w:rPr>
              <w:tab/>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beberapa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hAnsi="Times New Roman"/>
                <w:sz w:val="24"/>
                <w:szCs w:val="24"/>
                <w:lang w:val="en-ID"/>
              </w:rPr>
              <w:t>eksposisi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lastRenderedPageBreak/>
              <w:t>analitis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memberi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meminta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terkait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isu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aktual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penggunaannya</w:t>
            </w:r>
            <w:proofErr w:type="spellEnd"/>
            <w:r w:rsidRPr="00702DF7">
              <w:rPr>
                <w:rFonts w:ascii="Times New Roman" w:eastAsia="Bookman Old Style" w:hAnsi="Times New Roman"/>
                <w:sz w:val="24"/>
                <w:szCs w:val="24"/>
              </w:rPr>
              <w:t>.</w:t>
            </w:r>
          </w:p>
        </w:tc>
        <w:tc>
          <w:tcPr>
            <w:tcW w:w="820" w:type="dxa"/>
            <w:tcPrChange w:id="366" w:author="Author">
              <w:tcPr>
                <w:tcW w:w="820" w:type="dxa"/>
                <w:shd w:val="clear" w:color="auto" w:fill="F2DBDB" w:themeFill="accent2" w:themeFillTint="33"/>
              </w:tcPr>
            </w:tcPrChange>
          </w:tcPr>
          <w:p w14:paraId="65D48B95"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lastRenderedPageBreak/>
              <w:t>JP</w:t>
            </w:r>
          </w:p>
        </w:tc>
        <w:tc>
          <w:tcPr>
            <w:tcW w:w="282" w:type="dxa"/>
            <w:tcPrChange w:id="367" w:author="Author">
              <w:tcPr>
                <w:tcW w:w="282" w:type="dxa"/>
                <w:shd w:val="clear" w:color="auto" w:fill="EAF1DD" w:themeFill="accent3" w:themeFillTint="33"/>
              </w:tcPr>
            </w:tcPrChange>
          </w:tcPr>
          <w:p w14:paraId="25FBBEF4" w14:textId="77777777" w:rsidR="00D307AF" w:rsidRDefault="00D307AF">
            <w:pPr>
              <w:spacing w:before="60" w:after="60" w:line="240" w:lineRule="auto"/>
              <w:rPr>
                <w:rFonts w:ascii="Times New Roman" w:hAnsi="Times New Roman"/>
                <w:b/>
                <w:sz w:val="24"/>
                <w:szCs w:val="24"/>
                <w:lang w:val="en-ID"/>
              </w:rPr>
            </w:pPr>
          </w:p>
        </w:tc>
        <w:tc>
          <w:tcPr>
            <w:tcW w:w="282" w:type="dxa"/>
            <w:tcPrChange w:id="368" w:author="Author">
              <w:tcPr>
                <w:tcW w:w="282" w:type="dxa"/>
                <w:shd w:val="clear" w:color="auto" w:fill="EAF1DD" w:themeFill="accent3" w:themeFillTint="33"/>
              </w:tcPr>
            </w:tcPrChange>
          </w:tcPr>
          <w:p w14:paraId="45D958BA" w14:textId="77777777" w:rsidR="00D307AF" w:rsidRDefault="00D307AF">
            <w:pPr>
              <w:spacing w:before="60" w:after="60" w:line="240" w:lineRule="auto"/>
              <w:rPr>
                <w:rFonts w:ascii="Times New Roman" w:hAnsi="Times New Roman"/>
                <w:b/>
                <w:sz w:val="24"/>
                <w:szCs w:val="24"/>
                <w:lang w:val="en-ID"/>
              </w:rPr>
            </w:pPr>
          </w:p>
        </w:tc>
        <w:tc>
          <w:tcPr>
            <w:tcW w:w="282" w:type="dxa"/>
            <w:tcPrChange w:id="369" w:author="Author">
              <w:tcPr>
                <w:tcW w:w="282" w:type="dxa"/>
                <w:shd w:val="clear" w:color="auto" w:fill="EAF1DD" w:themeFill="accent3" w:themeFillTint="33"/>
              </w:tcPr>
            </w:tcPrChange>
          </w:tcPr>
          <w:p w14:paraId="3E2DB95A" w14:textId="77777777" w:rsidR="00D307AF" w:rsidRDefault="00D307AF">
            <w:pPr>
              <w:spacing w:before="60" w:after="60" w:line="240" w:lineRule="auto"/>
              <w:rPr>
                <w:rFonts w:ascii="Times New Roman" w:hAnsi="Times New Roman"/>
                <w:b/>
                <w:sz w:val="24"/>
                <w:szCs w:val="24"/>
                <w:lang w:val="en-ID"/>
              </w:rPr>
            </w:pPr>
          </w:p>
        </w:tc>
        <w:tc>
          <w:tcPr>
            <w:tcW w:w="282" w:type="dxa"/>
            <w:tcPrChange w:id="370" w:author="Author">
              <w:tcPr>
                <w:tcW w:w="282" w:type="dxa"/>
                <w:shd w:val="clear" w:color="auto" w:fill="EAF1DD" w:themeFill="accent3" w:themeFillTint="33"/>
              </w:tcPr>
            </w:tcPrChange>
          </w:tcPr>
          <w:p w14:paraId="7B2C8D1B" w14:textId="77777777" w:rsidR="00D307AF" w:rsidRDefault="00D307AF">
            <w:pPr>
              <w:spacing w:before="60" w:after="60" w:line="240" w:lineRule="auto"/>
              <w:rPr>
                <w:rFonts w:ascii="Times New Roman" w:hAnsi="Times New Roman"/>
                <w:b/>
                <w:sz w:val="24"/>
                <w:szCs w:val="24"/>
                <w:lang w:val="en-ID"/>
              </w:rPr>
            </w:pPr>
          </w:p>
        </w:tc>
        <w:tc>
          <w:tcPr>
            <w:tcW w:w="282" w:type="dxa"/>
            <w:tcPrChange w:id="371" w:author="Author">
              <w:tcPr>
                <w:tcW w:w="282" w:type="dxa"/>
                <w:shd w:val="clear" w:color="auto" w:fill="EAF1DD" w:themeFill="accent3" w:themeFillTint="33"/>
              </w:tcPr>
            </w:tcPrChange>
          </w:tcPr>
          <w:p w14:paraId="772E35B9" w14:textId="77777777" w:rsidR="00D307AF" w:rsidRDefault="00D307AF">
            <w:pPr>
              <w:spacing w:before="60" w:after="60" w:line="240" w:lineRule="auto"/>
              <w:rPr>
                <w:rFonts w:ascii="Times New Roman" w:hAnsi="Times New Roman"/>
                <w:b/>
                <w:sz w:val="24"/>
                <w:szCs w:val="24"/>
                <w:lang w:val="en-ID"/>
              </w:rPr>
            </w:pPr>
          </w:p>
        </w:tc>
        <w:tc>
          <w:tcPr>
            <w:tcW w:w="282" w:type="dxa"/>
            <w:tcPrChange w:id="372" w:author="Author">
              <w:tcPr>
                <w:tcW w:w="282" w:type="dxa"/>
                <w:shd w:val="clear" w:color="auto" w:fill="DAEEF3" w:themeFill="accent5" w:themeFillTint="33"/>
              </w:tcPr>
            </w:tcPrChange>
          </w:tcPr>
          <w:p w14:paraId="42CFF038" w14:textId="77777777" w:rsidR="00D307AF" w:rsidRDefault="00D307AF">
            <w:pPr>
              <w:spacing w:before="60" w:after="60" w:line="240" w:lineRule="auto"/>
              <w:rPr>
                <w:rFonts w:ascii="Times New Roman" w:hAnsi="Times New Roman"/>
                <w:b/>
                <w:sz w:val="24"/>
                <w:szCs w:val="24"/>
                <w:lang w:val="en-ID"/>
              </w:rPr>
            </w:pPr>
          </w:p>
        </w:tc>
        <w:tc>
          <w:tcPr>
            <w:tcW w:w="282" w:type="dxa"/>
            <w:tcPrChange w:id="373" w:author="Author">
              <w:tcPr>
                <w:tcW w:w="282" w:type="dxa"/>
                <w:shd w:val="clear" w:color="auto" w:fill="DAEEF3" w:themeFill="accent5" w:themeFillTint="33"/>
              </w:tcPr>
            </w:tcPrChange>
          </w:tcPr>
          <w:p w14:paraId="3E3F717B" w14:textId="77777777" w:rsidR="00D307AF" w:rsidRDefault="00D307AF">
            <w:pPr>
              <w:spacing w:before="60" w:after="60" w:line="240" w:lineRule="auto"/>
              <w:rPr>
                <w:rFonts w:ascii="Times New Roman" w:hAnsi="Times New Roman"/>
                <w:b/>
                <w:sz w:val="24"/>
                <w:szCs w:val="24"/>
                <w:lang w:val="en-ID"/>
              </w:rPr>
            </w:pPr>
          </w:p>
        </w:tc>
        <w:tc>
          <w:tcPr>
            <w:tcW w:w="282" w:type="dxa"/>
            <w:tcPrChange w:id="374" w:author="Author">
              <w:tcPr>
                <w:tcW w:w="282" w:type="dxa"/>
                <w:shd w:val="clear" w:color="auto" w:fill="DAEEF3" w:themeFill="accent5" w:themeFillTint="33"/>
              </w:tcPr>
            </w:tcPrChange>
          </w:tcPr>
          <w:p w14:paraId="22F14D0F" w14:textId="77777777" w:rsidR="00D307AF" w:rsidRDefault="00D307AF">
            <w:pPr>
              <w:spacing w:before="60" w:after="60" w:line="240" w:lineRule="auto"/>
              <w:rPr>
                <w:rFonts w:ascii="Times New Roman" w:hAnsi="Times New Roman"/>
                <w:b/>
                <w:sz w:val="24"/>
                <w:szCs w:val="24"/>
                <w:lang w:val="en-ID"/>
              </w:rPr>
            </w:pPr>
          </w:p>
        </w:tc>
        <w:tc>
          <w:tcPr>
            <w:tcW w:w="283" w:type="dxa"/>
            <w:tcPrChange w:id="375" w:author="Author">
              <w:tcPr>
                <w:tcW w:w="283" w:type="dxa"/>
                <w:shd w:val="clear" w:color="auto" w:fill="DAEEF3" w:themeFill="accent5" w:themeFillTint="33"/>
              </w:tcPr>
            </w:tcPrChange>
          </w:tcPr>
          <w:p w14:paraId="1E25F5F8" w14:textId="77777777" w:rsidR="00D307AF" w:rsidRDefault="00D307AF">
            <w:pPr>
              <w:spacing w:before="60" w:after="60" w:line="240" w:lineRule="auto"/>
              <w:rPr>
                <w:rFonts w:ascii="Times New Roman" w:hAnsi="Times New Roman"/>
                <w:b/>
                <w:sz w:val="24"/>
                <w:szCs w:val="24"/>
                <w:lang w:val="en-ID"/>
              </w:rPr>
            </w:pPr>
          </w:p>
        </w:tc>
        <w:tc>
          <w:tcPr>
            <w:tcW w:w="283" w:type="dxa"/>
            <w:tcPrChange w:id="376" w:author="Author">
              <w:tcPr>
                <w:tcW w:w="283" w:type="dxa"/>
                <w:shd w:val="clear" w:color="auto" w:fill="DAEEF3" w:themeFill="accent5" w:themeFillTint="33"/>
              </w:tcPr>
            </w:tcPrChange>
          </w:tcPr>
          <w:p w14:paraId="3159E371" w14:textId="77777777" w:rsidR="00D307AF" w:rsidRDefault="00D307AF">
            <w:pPr>
              <w:spacing w:before="60" w:after="60" w:line="240" w:lineRule="auto"/>
              <w:rPr>
                <w:rFonts w:ascii="Times New Roman" w:hAnsi="Times New Roman"/>
                <w:b/>
                <w:sz w:val="24"/>
                <w:szCs w:val="24"/>
                <w:lang w:val="en-ID"/>
              </w:rPr>
            </w:pPr>
          </w:p>
        </w:tc>
        <w:tc>
          <w:tcPr>
            <w:tcW w:w="283" w:type="dxa"/>
            <w:tcPrChange w:id="377" w:author="Author">
              <w:tcPr>
                <w:tcW w:w="283" w:type="dxa"/>
                <w:shd w:val="clear" w:color="auto" w:fill="EAF1DD" w:themeFill="accent3" w:themeFillTint="33"/>
              </w:tcPr>
            </w:tcPrChange>
          </w:tcPr>
          <w:p w14:paraId="6077304E" w14:textId="77777777" w:rsidR="00D307AF" w:rsidRDefault="00D307AF">
            <w:pPr>
              <w:spacing w:before="60" w:after="60" w:line="240" w:lineRule="auto"/>
              <w:rPr>
                <w:rFonts w:ascii="Times New Roman" w:hAnsi="Times New Roman"/>
                <w:b/>
                <w:sz w:val="24"/>
                <w:szCs w:val="24"/>
                <w:lang w:val="en-ID"/>
              </w:rPr>
            </w:pPr>
          </w:p>
        </w:tc>
        <w:tc>
          <w:tcPr>
            <w:tcW w:w="283" w:type="dxa"/>
            <w:tcPrChange w:id="378" w:author="Author">
              <w:tcPr>
                <w:tcW w:w="283" w:type="dxa"/>
                <w:shd w:val="clear" w:color="auto" w:fill="EAF1DD" w:themeFill="accent3" w:themeFillTint="33"/>
              </w:tcPr>
            </w:tcPrChange>
          </w:tcPr>
          <w:p w14:paraId="5784FA66" w14:textId="77777777" w:rsidR="00D307AF" w:rsidRDefault="00D307AF">
            <w:pPr>
              <w:spacing w:before="60" w:after="60" w:line="240" w:lineRule="auto"/>
              <w:rPr>
                <w:rFonts w:ascii="Times New Roman" w:hAnsi="Times New Roman"/>
                <w:b/>
                <w:sz w:val="24"/>
                <w:szCs w:val="24"/>
                <w:lang w:val="en-ID"/>
              </w:rPr>
            </w:pPr>
          </w:p>
        </w:tc>
        <w:tc>
          <w:tcPr>
            <w:tcW w:w="283" w:type="dxa"/>
            <w:tcPrChange w:id="379" w:author="Author">
              <w:tcPr>
                <w:tcW w:w="283" w:type="dxa"/>
                <w:shd w:val="clear" w:color="auto" w:fill="EAF1DD" w:themeFill="accent3" w:themeFillTint="33"/>
              </w:tcPr>
            </w:tcPrChange>
          </w:tcPr>
          <w:p w14:paraId="238701A2" w14:textId="77777777" w:rsidR="00D307AF" w:rsidRDefault="00D307AF">
            <w:pPr>
              <w:spacing w:before="60" w:after="60" w:line="240" w:lineRule="auto"/>
              <w:rPr>
                <w:rFonts w:ascii="Times New Roman" w:hAnsi="Times New Roman"/>
                <w:b/>
                <w:sz w:val="24"/>
                <w:szCs w:val="24"/>
                <w:lang w:val="en-ID"/>
              </w:rPr>
            </w:pPr>
          </w:p>
        </w:tc>
        <w:tc>
          <w:tcPr>
            <w:tcW w:w="283" w:type="dxa"/>
            <w:tcPrChange w:id="380" w:author="Author">
              <w:tcPr>
                <w:tcW w:w="283" w:type="dxa"/>
                <w:shd w:val="clear" w:color="auto" w:fill="EAF1DD" w:themeFill="accent3" w:themeFillTint="33"/>
              </w:tcPr>
            </w:tcPrChange>
          </w:tcPr>
          <w:p w14:paraId="0D5670E2" w14:textId="77777777" w:rsidR="00D307AF" w:rsidRDefault="00D307AF">
            <w:pPr>
              <w:spacing w:before="60" w:after="60" w:line="240" w:lineRule="auto"/>
              <w:rPr>
                <w:rFonts w:ascii="Times New Roman" w:hAnsi="Times New Roman"/>
                <w:b/>
                <w:sz w:val="24"/>
                <w:szCs w:val="24"/>
                <w:lang w:val="en-ID"/>
              </w:rPr>
            </w:pPr>
          </w:p>
        </w:tc>
        <w:tc>
          <w:tcPr>
            <w:tcW w:w="283" w:type="dxa"/>
            <w:tcPrChange w:id="381" w:author="Author">
              <w:tcPr>
                <w:tcW w:w="283" w:type="dxa"/>
                <w:shd w:val="clear" w:color="auto" w:fill="EAF1DD" w:themeFill="accent3" w:themeFillTint="33"/>
              </w:tcPr>
            </w:tcPrChange>
          </w:tcPr>
          <w:p w14:paraId="48353716" w14:textId="77777777" w:rsidR="00D307AF" w:rsidRDefault="00D307AF">
            <w:pPr>
              <w:spacing w:before="60" w:after="60" w:line="240" w:lineRule="auto"/>
              <w:rPr>
                <w:rFonts w:ascii="Times New Roman" w:hAnsi="Times New Roman"/>
                <w:b/>
                <w:sz w:val="24"/>
                <w:szCs w:val="24"/>
                <w:lang w:val="en-ID"/>
              </w:rPr>
            </w:pPr>
          </w:p>
        </w:tc>
        <w:tc>
          <w:tcPr>
            <w:tcW w:w="283" w:type="dxa"/>
            <w:tcPrChange w:id="382" w:author="Author">
              <w:tcPr>
                <w:tcW w:w="283" w:type="dxa"/>
                <w:shd w:val="clear" w:color="auto" w:fill="DAEEF3" w:themeFill="accent5" w:themeFillTint="33"/>
              </w:tcPr>
            </w:tcPrChange>
          </w:tcPr>
          <w:p w14:paraId="3C8F2E8B" w14:textId="77777777" w:rsidR="00D307AF" w:rsidRDefault="00D307AF">
            <w:pPr>
              <w:spacing w:before="60" w:after="60" w:line="240" w:lineRule="auto"/>
              <w:rPr>
                <w:rFonts w:ascii="Times New Roman" w:hAnsi="Times New Roman"/>
                <w:b/>
                <w:sz w:val="24"/>
                <w:szCs w:val="24"/>
                <w:lang w:val="en-ID"/>
              </w:rPr>
            </w:pPr>
          </w:p>
        </w:tc>
        <w:tc>
          <w:tcPr>
            <w:tcW w:w="283" w:type="dxa"/>
            <w:tcPrChange w:id="383" w:author="Author">
              <w:tcPr>
                <w:tcW w:w="283" w:type="dxa"/>
                <w:shd w:val="clear" w:color="auto" w:fill="DAEEF3" w:themeFill="accent5" w:themeFillTint="33"/>
              </w:tcPr>
            </w:tcPrChange>
          </w:tcPr>
          <w:p w14:paraId="3AE13702" w14:textId="77777777" w:rsidR="00D307AF" w:rsidRDefault="00E0229E">
            <w:pPr>
              <w:spacing w:before="60" w:after="60" w:line="240" w:lineRule="auto"/>
              <w:rPr>
                <w:ins w:id="384" w:author="Author"/>
                <w:rFonts w:ascii="Times New Roman" w:hAnsi="Times New Roman"/>
                <w:b/>
                <w:sz w:val="24"/>
                <w:szCs w:val="24"/>
                <w:lang w:val="en-ID"/>
              </w:rPr>
            </w:pPr>
            <w:ins w:id="385" w:author="Author">
              <w:r>
                <w:rPr>
                  <w:rFonts w:ascii="Times New Roman" w:hAnsi="Times New Roman"/>
                  <w:b/>
                  <w:sz w:val="24"/>
                  <w:szCs w:val="24"/>
                  <w:lang w:val="en-ID"/>
                </w:rPr>
                <w:t>2</w:t>
              </w:r>
            </w:ins>
          </w:p>
          <w:p w14:paraId="6C6404B1" w14:textId="77777777" w:rsidR="00E0229E" w:rsidRPr="002251F3" w:rsidRDefault="00E0229E" w:rsidP="002251F3">
            <w:pPr>
              <w:rPr>
                <w:ins w:id="386" w:author="Author"/>
                <w:rFonts w:ascii="Times New Roman" w:hAnsi="Times New Roman"/>
                <w:sz w:val="24"/>
                <w:szCs w:val="24"/>
                <w:lang w:val="en-ID"/>
                <w:rPrChange w:id="387" w:author="Author">
                  <w:rPr>
                    <w:ins w:id="388" w:author="Author"/>
                    <w:rFonts w:ascii="Times New Roman" w:hAnsi="Times New Roman"/>
                    <w:b/>
                    <w:sz w:val="24"/>
                    <w:szCs w:val="24"/>
                    <w:lang w:val="en-ID"/>
                  </w:rPr>
                </w:rPrChange>
              </w:rPr>
              <w:pPrChange w:id="389" w:author="Author">
                <w:pPr>
                  <w:spacing w:before="60" w:after="60" w:line="240" w:lineRule="auto"/>
                </w:pPr>
              </w:pPrChange>
            </w:pPr>
          </w:p>
          <w:p w14:paraId="3ED3328C" w14:textId="77777777" w:rsidR="00E0229E" w:rsidRPr="002251F3" w:rsidRDefault="00E0229E" w:rsidP="002251F3">
            <w:pPr>
              <w:rPr>
                <w:ins w:id="390" w:author="Author"/>
                <w:rFonts w:ascii="Times New Roman" w:hAnsi="Times New Roman"/>
                <w:sz w:val="24"/>
                <w:szCs w:val="24"/>
                <w:lang w:val="en-ID"/>
                <w:rPrChange w:id="391" w:author="Author">
                  <w:rPr>
                    <w:ins w:id="392" w:author="Author"/>
                    <w:rFonts w:ascii="Times New Roman" w:hAnsi="Times New Roman"/>
                    <w:b/>
                    <w:sz w:val="24"/>
                    <w:szCs w:val="24"/>
                    <w:lang w:val="en-ID"/>
                  </w:rPr>
                </w:rPrChange>
              </w:rPr>
              <w:pPrChange w:id="393" w:author="Author">
                <w:pPr>
                  <w:spacing w:before="60" w:after="60" w:line="240" w:lineRule="auto"/>
                </w:pPr>
              </w:pPrChange>
            </w:pPr>
          </w:p>
          <w:p w14:paraId="0B57F72D" w14:textId="77777777" w:rsidR="00E0229E" w:rsidRPr="002251F3" w:rsidRDefault="00E0229E" w:rsidP="002251F3">
            <w:pPr>
              <w:rPr>
                <w:ins w:id="394" w:author="Author"/>
                <w:rFonts w:ascii="Times New Roman" w:hAnsi="Times New Roman"/>
                <w:sz w:val="24"/>
                <w:szCs w:val="24"/>
                <w:lang w:val="en-ID"/>
                <w:rPrChange w:id="395" w:author="Author">
                  <w:rPr>
                    <w:ins w:id="396" w:author="Author"/>
                    <w:rFonts w:ascii="Times New Roman" w:hAnsi="Times New Roman"/>
                    <w:b/>
                    <w:sz w:val="24"/>
                    <w:szCs w:val="24"/>
                    <w:lang w:val="en-ID"/>
                  </w:rPr>
                </w:rPrChange>
              </w:rPr>
              <w:pPrChange w:id="397" w:author="Author">
                <w:pPr>
                  <w:spacing w:before="60" w:after="60" w:line="240" w:lineRule="auto"/>
                </w:pPr>
              </w:pPrChange>
            </w:pPr>
          </w:p>
          <w:p w14:paraId="75185BB6" w14:textId="77777777" w:rsidR="00E0229E" w:rsidRDefault="00E0229E" w:rsidP="002251F3">
            <w:pPr>
              <w:rPr>
                <w:ins w:id="398" w:author="Author"/>
                <w:rFonts w:ascii="Times New Roman" w:hAnsi="Times New Roman"/>
                <w:b/>
                <w:sz w:val="24"/>
                <w:szCs w:val="24"/>
                <w:lang w:val="en-ID"/>
              </w:rPr>
            </w:pPr>
          </w:p>
          <w:p w14:paraId="5BF96562" w14:textId="60F56ECA" w:rsidR="00E0229E" w:rsidRPr="002251F3" w:rsidRDefault="00E0229E" w:rsidP="002251F3">
            <w:pPr>
              <w:rPr>
                <w:rFonts w:ascii="Times New Roman" w:hAnsi="Times New Roman"/>
                <w:b/>
                <w:bCs/>
                <w:sz w:val="24"/>
                <w:szCs w:val="24"/>
                <w:lang w:val="en-ID"/>
                <w:rPrChange w:id="399" w:author="Author">
                  <w:rPr>
                    <w:rFonts w:ascii="Times New Roman" w:hAnsi="Times New Roman"/>
                    <w:b/>
                    <w:sz w:val="24"/>
                    <w:szCs w:val="24"/>
                    <w:lang w:val="en-ID"/>
                  </w:rPr>
                </w:rPrChange>
              </w:rPr>
              <w:pPrChange w:id="400" w:author="Author">
                <w:pPr>
                  <w:spacing w:before="60" w:after="60" w:line="240" w:lineRule="auto"/>
                </w:pPr>
              </w:pPrChange>
            </w:pPr>
            <w:ins w:id="401" w:author="Author">
              <w:r>
                <w:rPr>
                  <w:rFonts w:ascii="Times New Roman" w:hAnsi="Times New Roman"/>
                  <w:b/>
                  <w:bCs/>
                  <w:sz w:val="24"/>
                  <w:szCs w:val="24"/>
                  <w:lang w:val="en-ID"/>
                </w:rPr>
                <w:lastRenderedPageBreak/>
                <w:t>2</w:t>
              </w:r>
            </w:ins>
          </w:p>
        </w:tc>
        <w:tc>
          <w:tcPr>
            <w:tcW w:w="283" w:type="dxa"/>
            <w:tcPrChange w:id="402" w:author="Author">
              <w:tcPr>
                <w:tcW w:w="283" w:type="dxa"/>
                <w:shd w:val="clear" w:color="auto" w:fill="DAEEF3" w:themeFill="accent5" w:themeFillTint="33"/>
              </w:tcPr>
            </w:tcPrChange>
          </w:tcPr>
          <w:p w14:paraId="09B3471B" w14:textId="77777777" w:rsidR="00D307AF" w:rsidRDefault="00D307AF">
            <w:pPr>
              <w:spacing w:before="60" w:after="60" w:line="240" w:lineRule="auto"/>
              <w:rPr>
                <w:rFonts w:ascii="Times New Roman" w:hAnsi="Times New Roman"/>
                <w:b/>
                <w:sz w:val="24"/>
                <w:szCs w:val="24"/>
                <w:lang w:val="en-ID"/>
              </w:rPr>
            </w:pPr>
          </w:p>
        </w:tc>
        <w:tc>
          <w:tcPr>
            <w:tcW w:w="283" w:type="dxa"/>
            <w:tcPrChange w:id="403" w:author="Author">
              <w:tcPr>
                <w:tcW w:w="283" w:type="dxa"/>
                <w:shd w:val="clear" w:color="auto" w:fill="DAEEF3" w:themeFill="accent5" w:themeFillTint="33"/>
              </w:tcPr>
            </w:tcPrChange>
          </w:tcPr>
          <w:p w14:paraId="3DBB9CDE" w14:textId="77777777" w:rsidR="00D307AF" w:rsidRDefault="00D307AF">
            <w:pPr>
              <w:spacing w:before="60" w:after="60" w:line="240" w:lineRule="auto"/>
              <w:rPr>
                <w:rFonts w:ascii="Times New Roman" w:hAnsi="Times New Roman"/>
                <w:b/>
                <w:sz w:val="24"/>
                <w:szCs w:val="24"/>
                <w:lang w:val="en-ID"/>
              </w:rPr>
            </w:pPr>
          </w:p>
        </w:tc>
        <w:tc>
          <w:tcPr>
            <w:tcW w:w="283" w:type="dxa"/>
            <w:tcPrChange w:id="404" w:author="Author">
              <w:tcPr>
                <w:tcW w:w="283" w:type="dxa"/>
                <w:shd w:val="clear" w:color="auto" w:fill="DAEEF3" w:themeFill="accent5" w:themeFillTint="33"/>
              </w:tcPr>
            </w:tcPrChange>
          </w:tcPr>
          <w:p w14:paraId="617DC41E" w14:textId="77777777" w:rsidR="00D307AF" w:rsidRDefault="00D307AF">
            <w:pPr>
              <w:spacing w:before="60" w:after="60" w:line="240" w:lineRule="auto"/>
              <w:rPr>
                <w:rFonts w:ascii="Times New Roman" w:hAnsi="Times New Roman"/>
                <w:b/>
                <w:sz w:val="24"/>
                <w:szCs w:val="24"/>
                <w:lang w:val="en-ID"/>
              </w:rPr>
            </w:pPr>
          </w:p>
        </w:tc>
        <w:tc>
          <w:tcPr>
            <w:tcW w:w="283" w:type="dxa"/>
            <w:tcPrChange w:id="405" w:author="Author">
              <w:tcPr>
                <w:tcW w:w="283" w:type="dxa"/>
                <w:shd w:val="clear" w:color="auto" w:fill="EAF1DD" w:themeFill="accent3" w:themeFillTint="33"/>
              </w:tcPr>
            </w:tcPrChange>
          </w:tcPr>
          <w:p w14:paraId="30D99A13" w14:textId="77777777" w:rsidR="00D307AF" w:rsidRDefault="00D307AF">
            <w:pPr>
              <w:spacing w:before="60" w:after="60" w:line="240" w:lineRule="auto"/>
              <w:rPr>
                <w:rFonts w:ascii="Times New Roman" w:hAnsi="Times New Roman"/>
                <w:b/>
                <w:sz w:val="24"/>
                <w:szCs w:val="24"/>
                <w:lang w:val="en-ID"/>
              </w:rPr>
            </w:pPr>
          </w:p>
        </w:tc>
        <w:tc>
          <w:tcPr>
            <w:tcW w:w="283" w:type="dxa"/>
            <w:tcPrChange w:id="406" w:author="Author">
              <w:tcPr>
                <w:tcW w:w="283" w:type="dxa"/>
                <w:shd w:val="clear" w:color="auto" w:fill="EAF1DD" w:themeFill="accent3" w:themeFillTint="33"/>
              </w:tcPr>
            </w:tcPrChange>
          </w:tcPr>
          <w:p w14:paraId="26F8A950" w14:textId="77777777" w:rsidR="00D307AF" w:rsidRDefault="00D307AF">
            <w:pPr>
              <w:spacing w:before="60" w:after="60" w:line="240" w:lineRule="auto"/>
              <w:rPr>
                <w:rFonts w:ascii="Times New Roman" w:hAnsi="Times New Roman"/>
                <w:b/>
                <w:sz w:val="24"/>
                <w:szCs w:val="24"/>
                <w:lang w:val="en-ID"/>
              </w:rPr>
            </w:pPr>
          </w:p>
        </w:tc>
        <w:tc>
          <w:tcPr>
            <w:tcW w:w="283" w:type="dxa"/>
            <w:tcPrChange w:id="407" w:author="Author">
              <w:tcPr>
                <w:tcW w:w="283" w:type="dxa"/>
                <w:shd w:val="clear" w:color="auto" w:fill="EAF1DD" w:themeFill="accent3" w:themeFillTint="33"/>
              </w:tcPr>
            </w:tcPrChange>
          </w:tcPr>
          <w:p w14:paraId="2C8436CF" w14:textId="77777777" w:rsidR="00D307AF" w:rsidRDefault="00D307AF">
            <w:pPr>
              <w:spacing w:before="60" w:after="60" w:line="240" w:lineRule="auto"/>
              <w:rPr>
                <w:rFonts w:ascii="Times New Roman" w:hAnsi="Times New Roman"/>
                <w:b/>
                <w:sz w:val="24"/>
                <w:szCs w:val="24"/>
                <w:lang w:val="en-ID"/>
              </w:rPr>
            </w:pPr>
          </w:p>
        </w:tc>
        <w:tc>
          <w:tcPr>
            <w:tcW w:w="283" w:type="dxa"/>
            <w:tcPrChange w:id="408" w:author="Author">
              <w:tcPr>
                <w:tcW w:w="283" w:type="dxa"/>
                <w:shd w:val="clear" w:color="auto" w:fill="EAF1DD" w:themeFill="accent3" w:themeFillTint="33"/>
              </w:tcPr>
            </w:tcPrChange>
          </w:tcPr>
          <w:p w14:paraId="67376762" w14:textId="77777777" w:rsidR="00D307AF" w:rsidRDefault="00D307AF">
            <w:pPr>
              <w:spacing w:before="60" w:after="60" w:line="240" w:lineRule="auto"/>
              <w:rPr>
                <w:rFonts w:ascii="Times New Roman" w:hAnsi="Times New Roman"/>
                <w:b/>
                <w:sz w:val="24"/>
                <w:szCs w:val="24"/>
                <w:lang w:val="en-ID"/>
              </w:rPr>
            </w:pPr>
          </w:p>
        </w:tc>
        <w:tc>
          <w:tcPr>
            <w:tcW w:w="283" w:type="dxa"/>
            <w:tcPrChange w:id="409" w:author="Author">
              <w:tcPr>
                <w:tcW w:w="283" w:type="dxa"/>
                <w:shd w:val="clear" w:color="auto" w:fill="EAF1DD" w:themeFill="accent3" w:themeFillTint="33"/>
              </w:tcPr>
            </w:tcPrChange>
          </w:tcPr>
          <w:p w14:paraId="5385FFAE" w14:textId="77777777" w:rsidR="00D307AF" w:rsidRDefault="00D307AF">
            <w:pPr>
              <w:spacing w:before="60" w:after="60" w:line="240" w:lineRule="auto"/>
              <w:rPr>
                <w:rFonts w:ascii="Times New Roman" w:hAnsi="Times New Roman"/>
                <w:b/>
                <w:sz w:val="24"/>
                <w:szCs w:val="24"/>
                <w:lang w:val="en-ID"/>
              </w:rPr>
            </w:pPr>
          </w:p>
        </w:tc>
        <w:tc>
          <w:tcPr>
            <w:tcW w:w="283" w:type="dxa"/>
            <w:tcPrChange w:id="410" w:author="Author">
              <w:tcPr>
                <w:tcW w:w="283" w:type="dxa"/>
                <w:shd w:val="clear" w:color="auto" w:fill="DAEEF3" w:themeFill="accent5" w:themeFillTint="33"/>
              </w:tcPr>
            </w:tcPrChange>
          </w:tcPr>
          <w:p w14:paraId="56AE9153" w14:textId="77777777" w:rsidR="00D307AF" w:rsidRDefault="00D307AF">
            <w:pPr>
              <w:spacing w:before="60" w:after="60" w:line="240" w:lineRule="auto"/>
              <w:rPr>
                <w:rFonts w:ascii="Times New Roman" w:hAnsi="Times New Roman"/>
                <w:b/>
                <w:sz w:val="24"/>
                <w:szCs w:val="24"/>
                <w:lang w:val="en-ID"/>
              </w:rPr>
            </w:pPr>
          </w:p>
        </w:tc>
        <w:tc>
          <w:tcPr>
            <w:tcW w:w="283" w:type="dxa"/>
            <w:tcPrChange w:id="411" w:author="Author">
              <w:tcPr>
                <w:tcW w:w="283" w:type="dxa"/>
                <w:shd w:val="clear" w:color="auto" w:fill="DAEEF3" w:themeFill="accent5" w:themeFillTint="33"/>
              </w:tcPr>
            </w:tcPrChange>
          </w:tcPr>
          <w:p w14:paraId="0209F233" w14:textId="77777777" w:rsidR="00D307AF" w:rsidRDefault="00D307AF">
            <w:pPr>
              <w:spacing w:before="60" w:after="60" w:line="240" w:lineRule="auto"/>
              <w:rPr>
                <w:rFonts w:ascii="Times New Roman" w:hAnsi="Times New Roman"/>
                <w:b/>
                <w:sz w:val="24"/>
                <w:szCs w:val="24"/>
                <w:lang w:val="en-ID"/>
              </w:rPr>
            </w:pPr>
          </w:p>
        </w:tc>
        <w:tc>
          <w:tcPr>
            <w:tcW w:w="283" w:type="dxa"/>
            <w:tcPrChange w:id="412" w:author="Author">
              <w:tcPr>
                <w:tcW w:w="283" w:type="dxa"/>
                <w:shd w:val="clear" w:color="auto" w:fill="DAEEF3" w:themeFill="accent5" w:themeFillTint="33"/>
              </w:tcPr>
            </w:tcPrChange>
          </w:tcPr>
          <w:p w14:paraId="529D4839" w14:textId="77777777" w:rsidR="00D307AF" w:rsidRDefault="00D307AF">
            <w:pPr>
              <w:spacing w:before="60" w:after="60" w:line="240" w:lineRule="auto"/>
              <w:rPr>
                <w:rFonts w:ascii="Times New Roman" w:hAnsi="Times New Roman"/>
                <w:b/>
                <w:sz w:val="24"/>
                <w:szCs w:val="24"/>
                <w:lang w:val="en-ID"/>
              </w:rPr>
            </w:pPr>
          </w:p>
        </w:tc>
        <w:tc>
          <w:tcPr>
            <w:tcW w:w="283" w:type="dxa"/>
            <w:tcPrChange w:id="413" w:author="Author">
              <w:tcPr>
                <w:tcW w:w="283" w:type="dxa"/>
                <w:shd w:val="clear" w:color="auto" w:fill="DAEEF3" w:themeFill="accent5" w:themeFillTint="33"/>
              </w:tcPr>
            </w:tcPrChange>
          </w:tcPr>
          <w:p w14:paraId="76E8874D" w14:textId="77777777" w:rsidR="00D307AF" w:rsidRDefault="00D307AF">
            <w:pPr>
              <w:spacing w:before="60" w:after="60" w:line="240" w:lineRule="auto"/>
              <w:rPr>
                <w:rFonts w:ascii="Times New Roman" w:hAnsi="Times New Roman"/>
                <w:b/>
                <w:sz w:val="24"/>
                <w:szCs w:val="24"/>
                <w:lang w:val="en-ID"/>
              </w:rPr>
            </w:pPr>
          </w:p>
        </w:tc>
        <w:tc>
          <w:tcPr>
            <w:tcW w:w="283" w:type="dxa"/>
            <w:tcPrChange w:id="414" w:author="Author">
              <w:tcPr>
                <w:tcW w:w="283" w:type="dxa"/>
                <w:shd w:val="clear" w:color="auto" w:fill="DAEEF3" w:themeFill="accent5" w:themeFillTint="33"/>
              </w:tcPr>
            </w:tcPrChange>
          </w:tcPr>
          <w:p w14:paraId="519B8896" w14:textId="77777777" w:rsidR="00D307AF" w:rsidRDefault="00D307AF">
            <w:pPr>
              <w:spacing w:before="60" w:after="60" w:line="240" w:lineRule="auto"/>
              <w:rPr>
                <w:rFonts w:ascii="Times New Roman" w:hAnsi="Times New Roman"/>
                <w:b/>
                <w:sz w:val="24"/>
                <w:szCs w:val="24"/>
                <w:lang w:val="en-ID"/>
              </w:rPr>
            </w:pPr>
          </w:p>
        </w:tc>
      </w:tr>
      <w:tr w:rsidR="00F118C4" w:rsidRPr="00DD74A3" w14:paraId="4F0B154E" w14:textId="77777777" w:rsidTr="00370CD2">
        <w:trPr>
          <w:trHeight w:val="240"/>
          <w:trPrChange w:id="415" w:author="Author">
            <w:trPr>
              <w:trHeight w:val="240"/>
            </w:trPr>
          </w:trPrChange>
        </w:trPr>
        <w:tc>
          <w:tcPr>
            <w:tcW w:w="14524" w:type="dxa"/>
            <w:gridSpan w:val="33"/>
            <w:tcPrChange w:id="416" w:author="Author">
              <w:tcPr>
                <w:tcW w:w="14524" w:type="dxa"/>
                <w:gridSpan w:val="33"/>
                <w:shd w:val="clear" w:color="auto" w:fill="FDE9D9" w:themeFill="accent6" w:themeFillTint="33"/>
              </w:tcPr>
            </w:tcPrChange>
          </w:tcPr>
          <w:p w14:paraId="157F4873"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Pr>
                <w:rFonts w:ascii="Times New Roman" w:hAnsi="Times New Roman"/>
                <w:b/>
                <w:bCs/>
                <w:i/>
                <w:caps/>
                <w:sz w:val="24"/>
                <w:szCs w:val="24"/>
              </w:rPr>
              <w:t>language features</w:t>
            </w:r>
          </w:p>
        </w:tc>
      </w:tr>
      <w:tr w:rsidR="00E0229E" w:rsidRPr="00DD74A3" w14:paraId="00901230" w14:textId="77777777" w:rsidTr="00370CD2">
        <w:trPr>
          <w:trHeight w:val="240"/>
          <w:trPrChange w:id="417" w:author="Author">
            <w:trPr>
              <w:trHeight w:val="240"/>
            </w:trPr>
          </w:trPrChange>
        </w:trPr>
        <w:tc>
          <w:tcPr>
            <w:tcW w:w="452" w:type="dxa"/>
            <w:tcPrChange w:id="418" w:author="Author">
              <w:tcPr>
                <w:tcW w:w="452" w:type="dxa"/>
                <w:shd w:val="clear" w:color="auto" w:fill="BFBFBF" w:themeFill="background1" w:themeFillShade="BF"/>
              </w:tcPr>
            </w:tcPrChange>
          </w:tcPr>
          <w:p w14:paraId="773D2DA5" w14:textId="77777777" w:rsidR="00D307AF" w:rsidRDefault="00702DF7">
            <w:pPr>
              <w:spacing w:before="60" w:after="60" w:line="240" w:lineRule="auto"/>
              <w:ind w:left="-85" w:right="-85"/>
              <w:jc w:val="center"/>
              <w:rPr>
                <w:rFonts w:ascii="Times New Roman" w:hAnsi="Times New Roman"/>
                <w:b/>
                <w:sz w:val="24"/>
                <w:szCs w:val="24"/>
                <w:lang w:val="en-ID"/>
              </w:rPr>
            </w:pPr>
            <w:del w:id="419" w:author="Author">
              <w:r w:rsidRPr="00702DF7" w:rsidDel="006F70F5">
                <w:rPr>
                  <w:rFonts w:ascii="Times New Roman" w:hAnsi="Times New Roman"/>
                  <w:b/>
                  <w:sz w:val="24"/>
                  <w:szCs w:val="24"/>
                  <w:lang w:val="en-ID"/>
                </w:rPr>
                <w:delText>1</w:delText>
              </w:r>
            </w:del>
            <w:ins w:id="420" w:author="Author">
              <w:r w:rsidR="006F70F5">
                <w:rPr>
                  <w:rFonts w:ascii="Times New Roman" w:hAnsi="Times New Roman"/>
                  <w:b/>
                  <w:sz w:val="24"/>
                  <w:szCs w:val="24"/>
                  <w:lang w:val="en-ID"/>
                </w:rPr>
                <w:t>8</w:t>
              </w:r>
            </w:ins>
          </w:p>
        </w:tc>
        <w:tc>
          <w:tcPr>
            <w:tcW w:w="4770" w:type="dxa"/>
            <w:tcPrChange w:id="421" w:author="Author">
              <w:tcPr>
                <w:tcW w:w="4770" w:type="dxa"/>
                <w:shd w:val="clear" w:color="auto" w:fill="F2F2F2" w:themeFill="background1" w:themeFillShade="F2"/>
              </w:tcPr>
            </w:tcPrChange>
          </w:tcPr>
          <w:p w14:paraId="010D0AC2" w14:textId="77777777" w:rsidR="00D307AF" w:rsidRDefault="00702DF7">
            <w:pPr>
              <w:spacing w:before="60" w:after="60" w:line="240" w:lineRule="auto"/>
              <w:ind w:left="711" w:hanging="711"/>
              <w:rPr>
                <w:rFonts w:ascii="Times New Roman" w:hAnsi="Times New Roman"/>
                <w:sz w:val="24"/>
                <w:szCs w:val="24"/>
              </w:rPr>
            </w:pPr>
            <w:r>
              <w:rPr>
                <w:rFonts w:ascii="Times New Roman" w:eastAsia="Bookman Old Style" w:hAnsi="Times New Roman"/>
                <w:sz w:val="24"/>
                <w:szCs w:val="24"/>
              </w:rPr>
              <w:t>11.4.3</w:t>
            </w:r>
            <w:r>
              <w:rPr>
                <w:rFonts w:ascii="Times New Roman" w:eastAsia="Bookman Old Style" w:hAnsi="Times New Roman"/>
                <w:sz w:val="24"/>
                <w:szCs w:val="24"/>
              </w:rPr>
              <w:tab/>
            </w:r>
            <w:r w:rsidRPr="00702DF7">
              <w:rPr>
                <w:rFonts w:ascii="Times New Roman" w:eastAsia="Bookman Old Style" w:hAnsi="Times New Roman"/>
                <w:sz w:val="24"/>
                <w:szCs w:val="24"/>
              </w:rPr>
              <w:t>Mampu</w:t>
            </w:r>
            <w:r w:rsidRPr="00702DF7">
              <w:rPr>
                <w:rFonts w:ascii="Times New Roman" w:hAnsi="Times New Roman"/>
                <w:sz w:val="24"/>
                <w:szCs w:val="24"/>
              </w:rPr>
              <w:t xml:space="preserve"> </w:t>
            </w:r>
            <w:proofErr w:type="spellStart"/>
            <w:r w:rsidRPr="00702DF7">
              <w:rPr>
                <w:rFonts w:ascii="Times New Roman" w:hAnsi="Times New Roman"/>
                <w:sz w:val="24"/>
                <w:szCs w:val="24"/>
              </w:rPr>
              <w:t>mengidentifikasi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unsur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lang w:val="en-ID"/>
              </w:rPr>
              <w:t>kebahasaan</w:t>
            </w:r>
            <w:proofErr w:type="spellEnd"/>
            <w:r w:rsidRPr="00702DF7">
              <w:rPr>
                <w:rFonts w:ascii="Times New Roman" w:hAnsi="Times New Roman"/>
                <w:sz w:val="24"/>
                <w:szCs w:val="24"/>
              </w:rPr>
              <w:t xml:space="preserve"> yang </w:t>
            </w:r>
            <w:proofErr w:type="spellStart"/>
            <w:r w:rsidRPr="00702DF7">
              <w:rPr>
                <w:rFonts w:ascii="Times New Roman" w:hAnsi="Times New Roman"/>
                <w:sz w:val="24"/>
                <w:szCs w:val="24"/>
              </w:rPr>
              <w:t>terdapat</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eksposisi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analitis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yaitu</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ungkapan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seperti</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I believe, I think,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adverbia</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first, second, third </w:t>
            </w:r>
            <w:r w:rsidRPr="00702DF7">
              <w:rPr>
                <w:rFonts w:ascii="Times New Roman" w:hAnsi="Times New Roman"/>
                <w:sz w:val="24"/>
                <w:szCs w:val="24"/>
              </w:rPr>
              <w:t xml:space="preserve">dan </w:t>
            </w:r>
            <w:proofErr w:type="spellStart"/>
            <w:r w:rsidRPr="00702DF7">
              <w:rPr>
                <w:rFonts w:ascii="Times New Roman" w:hAnsi="Times New Roman"/>
                <w:sz w:val="24"/>
                <w:szCs w:val="24"/>
              </w:rPr>
              <w:t>seterusnya</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kata </w:t>
            </w:r>
            <w:proofErr w:type="spellStart"/>
            <w:r w:rsidRPr="00702DF7">
              <w:rPr>
                <w:rFonts w:ascii="Times New Roman" w:hAnsi="Times New Roman"/>
                <w:sz w:val="24"/>
                <w:szCs w:val="24"/>
              </w:rPr>
              <w:t>sambung</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Therefore, consequently, based on the arguments </w:t>
            </w:r>
            <w:r w:rsidRPr="00702DF7">
              <w:rPr>
                <w:rFonts w:ascii="Times New Roman" w:hAnsi="Times New Roman"/>
                <w:sz w:val="24"/>
                <w:szCs w:val="24"/>
              </w:rPr>
              <w:t xml:space="preserve">dan </w:t>
            </w:r>
            <w:proofErr w:type="spellStart"/>
            <w:r w:rsidRPr="00702DF7">
              <w:rPr>
                <w:rFonts w:ascii="Times New Roman" w:hAnsi="Times New Roman"/>
                <w:sz w:val="24"/>
                <w:szCs w:val="24"/>
              </w:rPr>
              <w:t>sebagainya</w:t>
            </w:r>
            <w:proofErr w:type="spellEnd"/>
            <w:r w:rsidRPr="00702DF7">
              <w:rPr>
                <w:rFonts w:ascii="Times New Roman" w:hAnsi="Times New Roman"/>
                <w:sz w:val="24"/>
                <w:szCs w:val="24"/>
              </w:rPr>
              <w:t>.</w:t>
            </w:r>
          </w:p>
          <w:p w14:paraId="6C6252AC" w14:textId="77777777" w:rsidR="00D307AF" w:rsidRDefault="00702DF7">
            <w:pPr>
              <w:spacing w:before="60" w:after="60" w:line="240" w:lineRule="auto"/>
              <w:ind w:left="711" w:hanging="711"/>
              <w:rPr>
                <w:rFonts w:ascii="Times New Roman" w:hAnsi="Times New Roman"/>
                <w:sz w:val="24"/>
                <w:szCs w:val="24"/>
              </w:rPr>
            </w:pPr>
            <w:r>
              <w:rPr>
                <w:rFonts w:ascii="Times New Roman" w:eastAsia="Bookman Old Style" w:hAnsi="Times New Roman"/>
                <w:sz w:val="24"/>
                <w:szCs w:val="24"/>
              </w:rPr>
              <w:t>11.4.4</w:t>
            </w:r>
            <w:r>
              <w:rPr>
                <w:rFonts w:ascii="Times New Roman" w:eastAsia="Bookman Old Style" w:hAnsi="Times New Roman"/>
                <w:sz w:val="24"/>
                <w:szCs w:val="24"/>
              </w:rPr>
              <w:tab/>
            </w:r>
            <w:r w:rsidRPr="00702DF7">
              <w:rPr>
                <w:rFonts w:ascii="Times New Roman" w:eastAsia="Bookman Old Style" w:hAnsi="Times New Roman"/>
                <w:sz w:val="24"/>
                <w:szCs w:val="24"/>
              </w:rPr>
              <w:t>Mampu</w:t>
            </w:r>
            <w:r w:rsidRPr="00702DF7">
              <w:rPr>
                <w:rFonts w:ascii="Times New Roman" w:hAnsi="Times New Roman"/>
                <w:sz w:val="24"/>
                <w:szCs w:val="24"/>
              </w:rPr>
              <w:t xml:space="preserve"> </w:t>
            </w:r>
            <w:proofErr w:type="spellStart"/>
            <w:r w:rsidRPr="00702DF7">
              <w:rPr>
                <w:rFonts w:ascii="Times New Roman" w:hAnsi="Times New Roman"/>
                <w:sz w:val="24"/>
                <w:szCs w:val="24"/>
              </w:rPr>
              <w:t>memahami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makna</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unsur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lang w:val="en-ID"/>
              </w:rPr>
              <w:t>kebahasaan</w:t>
            </w:r>
            <w:proofErr w:type="spellEnd"/>
            <w:r w:rsidRPr="00702DF7">
              <w:rPr>
                <w:rFonts w:ascii="Times New Roman" w:hAnsi="Times New Roman"/>
                <w:sz w:val="24"/>
                <w:szCs w:val="24"/>
              </w:rPr>
              <w:t xml:space="preserve"> yang </w:t>
            </w:r>
            <w:proofErr w:type="spellStart"/>
            <w:r w:rsidRPr="00702DF7">
              <w:rPr>
                <w:rFonts w:ascii="Times New Roman" w:hAnsi="Times New Roman"/>
                <w:sz w:val="24"/>
                <w:szCs w:val="24"/>
              </w:rPr>
              <w:t>terdapat</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eksposisi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analitis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yaitu</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ungkapan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seperti</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I believe, I think,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adverbia</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first, second, third </w:t>
            </w:r>
            <w:r w:rsidRPr="00702DF7">
              <w:rPr>
                <w:rFonts w:ascii="Times New Roman" w:hAnsi="Times New Roman"/>
                <w:sz w:val="24"/>
                <w:szCs w:val="24"/>
              </w:rPr>
              <w:t xml:space="preserve">dan </w:t>
            </w:r>
            <w:proofErr w:type="spellStart"/>
            <w:r w:rsidRPr="00702DF7">
              <w:rPr>
                <w:rFonts w:ascii="Times New Roman" w:hAnsi="Times New Roman"/>
                <w:sz w:val="24"/>
                <w:szCs w:val="24"/>
              </w:rPr>
              <w:t>seterusnya</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kata </w:t>
            </w:r>
            <w:proofErr w:type="spellStart"/>
            <w:r w:rsidRPr="00702DF7">
              <w:rPr>
                <w:rFonts w:ascii="Times New Roman" w:hAnsi="Times New Roman"/>
                <w:sz w:val="24"/>
                <w:szCs w:val="24"/>
              </w:rPr>
              <w:t>sambung</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Therefore, consequently, based on the arguments </w:t>
            </w:r>
            <w:r w:rsidRPr="00702DF7">
              <w:rPr>
                <w:rFonts w:ascii="Times New Roman" w:hAnsi="Times New Roman"/>
                <w:sz w:val="24"/>
                <w:szCs w:val="24"/>
              </w:rPr>
              <w:t xml:space="preserve">dan </w:t>
            </w:r>
            <w:proofErr w:type="spellStart"/>
            <w:r w:rsidRPr="00702DF7">
              <w:rPr>
                <w:rFonts w:ascii="Times New Roman" w:hAnsi="Times New Roman"/>
                <w:sz w:val="24"/>
                <w:szCs w:val="24"/>
              </w:rPr>
              <w:t>sebagainya</w:t>
            </w:r>
            <w:proofErr w:type="spellEnd"/>
            <w:r w:rsidRPr="00702DF7">
              <w:rPr>
                <w:rFonts w:ascii="Times New Roman" w:hAnsi="Times New Roman"/>
                <w:sz w:val="24"/>
                <w:szCs w:val="24"/>
              </w:rPr>
              <w:t>.</w:t>
            </w:r>
          </w:p>
          <w:p w14:paraId="130A720C"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eastAsia="Bookman Old Style" w:hAnsi="Times New Roman"/>
                <w:sz w:val="24"/>
                <w:szCs w:val="24"/>
              </w:rPr>
              <w:t>11.4.5</w:t>
            </w:r>
            <w:r>
              <w:rPr>
                <w:rFonts w:ascii="Times New Roman" w:eastAsia="Bookman Old Style" w:hAnsi="Times New Roman"/>
                <w:sz w:val="24"/>
                <w:szCs w:val="24"/>
              </w:rPr>
              <w:tab/>
            </w:r>
            <w:r w:rsidRPr="00702DF7">
              <w:rPr>
                <w:rFonts w:ascii="Times New Roman" w:eastAsia="Bookman Old Style" w:hAnsi="Times New Roman"/>
                <w:sz w:val="24"/>
                <w:szCs w:val="24"/>
              </w:rPr>
              <w:t>Mampu</w:t>
            </w:r>
            <w:r w:rsidRPr="00702DF7">
              <w:rPr>
                <w:rFonts w:ascii="Times New Roman" w:hAnsi="Times New Roman"/>
                <w:sz w:val="24"/>
                <w:szCs w:val="24"/>
              </w:rPr>
              <w:t xml:space="preserve"> </w:t>
            </w:r>
            <w:proofErr w:type="spellStart"/>
            <w:r w:rsidRPr="00702DF7">
              <w:rPr>
                <w:rFonts w:ascii="Times New Roman" w:hAnsi="Times New Roman"/>
                <w:sz w:val="24"/>
                <w:szCs w:val="24"/>
              </w:rPr>
              <w:t>menggunakan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unsur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lang w:val="en-ID"/>
              </w:rPr>
              <w:t>kebahasaan</w:t>
            </w:r>
            <w:proofErr w:type="spellEnd"/>
            <w:r w:rsidRPr="00702DF7">
              <w:rPr>
                <w:rFonts w:ascii="Times New Roman" w:hAnsi="Times New Roman"/>
                <w:sz w:val="24"/>
                <w:szCs w:val="24"/>
              </w:rPr>
              <w:t xml:space="preserve"> yang </w:t>
            </w:r>
            <w:proofErr w:type="spellStart"/>
            <w:r w:rsidRPr="00702DF7">
              <w:rPr>
                <w:rFonts w:ascii="Times New Roman" w:hAnsi="Times New Roman"/>
                <w:sz w:val="24"/>
                <w:szCs w:val="24"/>
              </w:rPr>
              <w:t>terdapat</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eksposisi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analitis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lastRenderedPageBreak/>
              <w:t>yaitu</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ungkapan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seperti</w:t>
            </w:r>
            <w:proofErr w:type="spellEnd"/>
            <w:r w:rsidRPr="00702DF7">
              <w:rPr>
                <w:rFonts w:ascii="Times New Roman" w:hAnsi="Times New Roman"/>
                <w:sz w:val="24"/>
                <w:szCs w:val="24"/>
              </w:rPr>
              <w:t xml:space="preserve"> </w:t>
            </w:r>
            <w:r w:rsidRPr="00702DF7">
              <w:rPr>
                <w:rFonts w:ascii="Times New Roman" w:hAnsi="Times New Roman"/>
                <w:i/>
                <w:sz w:val="24"/>
                <w:szCs w:val="24"/>
              </w:rPr>
              <w:t>I believe, I think</w:t>
            </w:r>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adverbia</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first, second, third </w:t>
            </w:r>
            <w:r w:rsidRPr="00702DF7">
              <w:rPr>
                <w:rFonts w:ascii="Times New Roman" w:hAnsi="Times New Roman"/>
                <w:sz w:val="24"/>
                <w:szCs w:val="24"/>
              </w:rPr>
              <w:t xml:space="preserve">dan </w:t>
            </w:r>
            <w:proofErr w:type="spellStart"/>
            <w:r w:rsidRPr="00702DF7">
              <w:rPr>
                <w:rFonts w:ascii="Times New Roman" w:hAnsi="Times New Roman"/>
                <w:sz w:val="24"/>
                <w:szCs w:val="24"/>
              </w:rPr>
              <w:t>seterusnya</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w:t>
            </w:r>
            <w:proofErr w:type="spellEnd"/>
            <w:r w:rsidRPr="00702DF7">
              <w:rPr>
                <w:rFonts w:ascii="Times New Roman" w:hAnsi="Times New Roman"/>
                <w:sz w:val="24"/>
                <w:szCs w:val="24"/>
              </w:rPr>
              <w:t xml:space="preserve"> kata </w:t>
            </w:r>
            <w:proofErr w:type="spellStart"/>
            <w:r w:rsidRPr="00702DF7">
              <w:rPr>
                <w:rFonts w:ascii="Times New Roman" w:hAnsi="Times New Roman"/>
                <w:sz w:val="24"/>
                <w:szCs w:val="24"/>
              </w:rPr>
              <w:t>sambung</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Therefore, consequently, based on the arguments </w:t>
            </w:r>
            <w:r w:rsidRPr="00702DF7">
              <w:rPr>
                <w:rFonts w:ascii="Times New Roman" w:hAnsi="Times New Roman"/>
                <w:sz w:val="24"/>
                <w:szCs w:val="24"/>
              </w:rPr>
              <w:t xml:space="preserve">dan </w:t>
            </w:r>
            <w:proofErr w:type="spellStart"/>
            <w:r w:rsidRPr="00702DF7">
              <w:rPr>
                <w:rFonts w:ascii="Times New Roman" w:hAnsi="Times New Roman"/>
                <w:sz w:val="24"/>
                <w:szCs w:val="24"/>
              </w:rPr>
              <w:t>sebagainya</w:t>
            </w:r>
            <w:proofErr w:type="spellEnd"/>
            <w:r w:rsidRPr="00702DF7">
              <w:rPr>
                <w:rFonts w:ascii="Times New Roman" w:hAnsi="Times New Roman"/>
                <w:sz w:val="24"/>
                <w:szCs w:val="24"/>
              </w:rPr>
              <w:t>.</w:t>
            </w:r>
          </w:p>
        </w:tc>
        <w:tc>
          <w:tcPr>
            <w:tcW w:w="820" w:type="dxa"/>
            <w:tcPrChange w:id="422" w:author="Author">
              <w:tcPr>
                <w:tcW w:w="820" w:type="dxa"/>
                <w:shd w:val="clear" w:color="auto" w:fill="F2DBDB" w:themeFill="accent2" w:themeFillTint="33"/>
              </w:tcPr>
            </w:tcPrChange>
          </w:tcPr>
          <w:p w14:paraId="12C5E20C"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lastRenderedPageBreak/>
              <w:t>JP</w:t>
            </w:r>
          </w:p>
        </w:tc>
        <w:tc>
          <w:tcPr>
            <w:tcW w:w="282" w:type="dxa"/>
            <w:tcPrChange w:id="423" w:author="Author">
              <w:tcPr>
                <w:tcW w:w="282" w:type="dxa"/>
                <w:shd w:val="clear" w:color="auto" w:fill="EAF1DD" w:themeFill="accent3" w:themeFillTint="33"/>
              </w:tcPr>
            </w:tcPrChange>
          </w:tcPr>
          <w:p w14:paraId="4C7D95DD" w14:textId="77777777" w:rsidR="00D307AF" w:rsidRDefault="00D307AF">
            <w:pPr>
              <w:spacing w:before="60" w:after="60" w:line="240" w:lineRule="auto"/>
              <w:rPr>
                <w:rFonts w:ascii="Times New Roman" w:hAnsi="Times New Roman"/>
                <w:b/>
                <w:sz w:val="24"/>
                <w:szCs w:val="24"/>
                <w:lang w:val="en-ID"/>
              </w:rPr>
            </w:pPr>
          </w:p>
        </w:tc>
        <w:tc>
          <w:tcPr>
            <w:tcW w:w="282" w:type="dxa"/>
            <w:tcPrChange w:id="424" w:author="Author">
              <w:tcPr>
                <w:tcW w:w="282" w:type="dxa"/>
                <w:shd w:val="clear" w:color="auto" w:fill="EAF1DD" w:themeFill="accent3" w:themeFillTint="33"/>
              </w:tcPr>
            </w:tcPrChange>
          </w:tcPr>
          <w:p w14:paraId="08EB1F46" w14:textId="77777777" w:rsidR="00D307AF" w:rsidRDefault="00D307AF">
            <w:pPr>
              <w:spacing w:before="60" w:after="60" w:line="240" w:lineRule="auto"/>
              <w:rPr>
                <w:rFonts w:ascii="Times New Roman" w:hAnsi="Times New Roman"/>
                <w:b/>
                <w:sz w:val="24"/>
                <w:szCs w:val="24"/>
                <w:lang w:val="en-ID"/>
              </w:rPr>
            </w:pPr>
          </w:p>
        </w:tc>
        <w:tc>
          <w:tcPr>
            <w:tcW w:w="282" w:type="dxa"/>
            <w:tcPrChange w:id="425" w:author="Author">
              <w:tcPr>
                <w:tcW w:w="282" w:type="dxa"/>
                <w:shd w:val="clear" w:color="auto" w:fill="EAF1DD" w:themeFill="accent3" w:themeFillTint="33"/>
              </w:tcPr>
            </w:tcPrChange>
          </w:tcPr>
          <w:p w14:paraId="3F1B67B1" w14:textId="77777777" w:rsidR="00D307AF" w:rsidRDefault="00D307AF">
            <w:pPr>
              <w:spacing w:before="60" w:after="60" w:line="240" w:lineRule="auto"/>
              <w:rPr>
                <w:rFonts w:ascii="Times New Roman" w:hAnsi="Times New Roman"/>
                <w:b/>
                <w:sz w:val="24"/>
                <w:szCs w:val="24"/>
                <w:lang w:val="en-ID"/>
              </w:rPr>
            </w:pPr>
          </w:p>
        </w:tc>
        <w:tc>
          <w:tcPr>
            <w:tcW w:w="282" w:type="dxa"/>
            <w:tcPrChange w:id="426" w:author="Author">
              <w:tcPr>
                <w:tcW w:w="282" w:type="dxa"/>
                <w:shd w:val="clear" w:color="auto" w:fill="EAF1DD" w:themeFill="accent3" w:themeFillTint="33"/>
              </w:tcPr>
            </w:tcPrChange>
          </w:tcPr>
          <w:p w14:paraId="1965D209" w14:textId="77777777" w:rsidR="00D307AF" w:rsidRDefault="00D307AF">
            <w:pPr>
              <w:spacing w:before="60" w:after="60" w:line="240" w:lineRule="auto"/>
              <w:rPr>
                <w:rFonts w:ascii="Times New Roman" w:hAnsi="Times New Roman"/>
                <w:b/>
                <w:sz w:val="24"/>
                <w:szCs w:val="24"/>
                <w:lang w:val="en-ID"/>
              </w:rPr>
            </w:pPr>
          </w:p>
        </w:tc>
        <w:tc>
          <w:tcPr>
            <w:tcW w:w="282" w:type="dxa"/>
            <w:tcPrChange w:id="427" w:author="Author">
              <w:tcPr>
                <w:tcW w:w="282" w:type="dxa"/>
                <w:shd w:val="clear" w:color="auto" w:fill="EAF1DD" w:themeFill="accent3" w:themeFillTint="33"/>
              </w:tcPr>
            </w:tcPrChange>
          </w:tcPr>
          <w:p w14:paraId="723769D9" w14:textId="77777777" w:rsidR="00D307AF" w:rsidRDefault="00D307AF">
            <w:pPr>
              <w:spacing w:before="60" w:after="60" w:line="240" w:lineRule="auto"/>
              <w:rPr>
                <w:rFonts w:ascii="Times New Roman" w:hAnsi="Times New Roman"/>
                <w:b/>
                <w:sz w:val="24"/>
                <w:szCs w:val="24"/>
                <w:lang w:val="en-ID"/>
              </w:rPr>
            </w:pPr>
          </w:p>
        </w:tc>
        <w:tc>
          <w:tcPr>
            <w:tcW w:w="282" w:type="dxa"/>
            <w:tcPrChange w:id="428" w:author="Author">
              <w:tcPr>
                <w:tcW w:w="282" w:type="dxa"/>
                <w:shd w:val="clear" w:color="auto" w:fill="DAEEF3" w:themeFill="accent5" w:themeFillTint="33"/>
              </w:tcPr>
            </w:tcPrChange>
          </w:tcPr>
          <w:p w14:paraId="52E4AE14" w14:textId="77777777" w:rsidR="00D307AF" w:rsidRDefault="00D307AF">
            <w:pPr>
              <w:spacing w:before="60" w:after="60" w:line="240" w:lineRule="auto"/>
              <w:rPr>
                <w:rFonts w:ascii="Times New Roman" w:hAnsi="Times New Roman"/>
                <w:b/>
                <w:sz w:val="24"/>
                <w:szCs w:val="24"/>
                <w:lang w:val="en-ID"/>
              </w:rPr>
            </w:pPr>
          </w:p>
        </w:tc>
        <w:tc>
          <w:tcPr>
            <w:tcW w:w="282" w:type="dxa"/>
            <w:tcPrChange w:id="429" w:author="Author">
              <w:tcPr>
                <w:tcW w:w="282" w:type="dxa"/>
                <w:shd w:val="clear" w:color="auto" w:fill="DAEEF3" w:themeFill="accent5" w:themeFillTint="33"/>
              </w:tcPr>
            </w:tcPrChange>
          </w:tcPr>
          <w:p w14:paraId="29F72609" w14:textId="77777777" w:rsidR="00D307AF" w:rsidRDefault="00D307AF">
            <w:pPr>
              <w:spacing w:before="60" w:after="60" w:line="240" w:lineRule="auto"/>
              <w:rPr>
                <w:rFonts w:ascii="Times New Roman" w:hAnsi="Times New Roman"/>
                <w:b/>
                <w:sz w:val="24"/>
                <w:szCs w:val="24"/>
                <w:lang w:val="en-ID"/>
              </w:rPr>
            </w:pPr>
          </w:p>
        </w:tc>
        <w:tc>
          <w:tcPr>
            <w:tcW w:w="282" w:type="dxa"/>
            <w:tcPrChange w:id="430" w:author="Author">
              <w:tcPr>
                <w:tcW w:w="282" w:type="dxa"/>
                <w:shd w:val="clear" w:color="auto" w:fill="DAEEF3" w:themeFill="accent5" w:themeFillTint="33"/>
              </w:tcPr>
            </w:tcPrChange>
          </w:tcPr>
          <w:p w14:paraId="097AE8E9" w14:textId="77777777" w:rsidR="00D307AF" w:rsidRDefault="00D307AF">
            <w:pPr>
              <w:spacing w:before="60" w:after="60" w:line="240" w:lineRule="auto"/>
              <w:rPr>
                <w:rFonts w:ascii="Times New Roman" w:hAnsi="Times New Roman"/>
                <w:b/>
                <w:sz w:val="24"/>
                <w:szCs w:val="24"/>
                <w:lang w:val="en-ID"/>
              </w:rPr>
            </w:pPr>
          </w:p>
        </w:tc>
        <w:tc>
          <w:tcPr>
            <w:tcW w:w="283" w:type="dxa"/>
            <w:tcPrChange w:id="431" w:author="Author">
              <w:tcPr>
                <w:tcW w:w="283" w:type="dxa"/>
                <w:shd w:val="clear" w:color="auto" w:fill="DAEEF3" w:themeFill="accent5" w:themeFillTint="33"/>
              </w:tcPr>
            </w:tcPrChange>
          </w:tcPr>
          <w:p w14:paraId="4B45EA9E" w14:textId="77777777" w:rsidR="00D307AF" w:rsidRDefault="00D307AF">
            <w:pPr>
              <w:spacing w:before="60" w:after="60" w:line="240" w:lineRule="auto"/>
              <w:rPr>
                <w:rFonts w:ascii="Times New Roman" w:hAnsi="Times New Roman"/>
                <w:b/>
                <w:sz w:val="24"/>
                <w:szCs w:val="24"/>
                <w:lang w:val="en-ID"/>
              </w:rPr>
            </w:pPr>
          </w:p>
        </w:tc>
        <w:tc>
          <w:tcPr>
            <w:tcW w:w="283" w:type="dxa"/>
            <w:tcPrChange w:id="432" w:author="Author">
              <w:tcPr>
                <w:tcW w:w="283" w:type="dxa"/>
                <w:shd w:val="clear" w:color="auto" w:fill="DAEEF3" w:themeFill="accent5" w:themeFillTint="33"/>
              </w:tcPr>
            </w:tcPrChange>
          </w:tcPr>
          <w:p w14:paraId="54467D2C" w14:textId="77777777" w:rsidR="00D307AF" w:rsidRDefault="00D307AF">
            <w:pPr>
              <w:spacing w:before="60" w:after="60" w:line="240" w:lineRule="auto"/>
              <w:rPr>
                <w:rFonts w:ascii="Times New Roman" w:hAnsi="Times New Roman"/>
                <w:b/>
                <w:sz w:val="24"/>
                <w:szCs w:val="24"/>
                <w:lang w:val="en-ID"/>
              </w:rPr>
            </w:pPr>
          </w:p>
        </w:tc>
        <w:tc>
          <w:tcPr>
            <w:tcW w:w="283" w:type="dxa"/>
            <w:tcPrChange w:id="433" w:author="Author">
              <w:tcPr>
                <w:tcW w:w="283" w:type="dxa"/>
                <w:shd w:val="clear" w:color="auto" w:fill="EAF1DD" w:themeFill="accent3" w:themeFillTint="33"/>
              </w:tcPr>
            </w:tcPrChange>
          </w:tcPr>
          <w:p w14:paraId="2F3CEFA8" w14:textId="77777777" w:rsidR="00D307AF" w:rsidRDefault="00D307AF">
            <w:pPr>
              <w:spacing w:before="60" w:after="60" w:line="240" w:lineRule="auto"/>
              <w:rPr>
                <w:rFonts w:ascii="Times New Roman" w:hAnsi="Times New Roman"/>
                <w:b/>
                <w:sz w:val="24"/>
                <w:szCs w:val="24"/>
                <w:lang w:val="en-ID"/>
              </w:rPr>
            </w:pPr>
          </w:p>
        </w:tc>
        <w:tc>
          <w:tcPr>
            <w:tcW w:w="283" w:type="dxa"/>
            <w:tcPrChange w:id="434" w:author="Author">
              <w:tcPr>
                <w:tcW w:w="283" w:type="dxa"/>
                <w:shd w:val="clear" w:color="auto" w:fill="EAF1DD" w:themeFill="accent3" w:themeFillTint="33"/>
              </w:tcPr>
            </w:tcPrChange>
          </w:tcPr>
          <w:p w14:paraId="4FC2BE5F" w14:textId="77777777" w:rsidR="00D307AF" w:rsidRDefault="00D307AF">
            <w:pPr>
              <w:spacing w:before="60" w:after="60" w:line="240" w:lineRule="auto"/>
              <w:rPr>
                <w:rFonts w:ascii="Times New Roman" w:hAnsi="Times New Roman"/>
                <w:b/>
                <w:sz w:val="24"/>
                <w:szCs w:val="24"/>
                <w:lang w:val="en-ID"/>
              </w:rPr>
            </w:pPr>
          </w:p>
        </w:tc>
        <w:tc>
          <w:tcPr>
            <w:tcW w:w="283" w:type="dxa"/>
            <w:tcPrChange w:id="435" w:author="Author">
              <w:tcPr>
                <w:tcW w:w="283" w:type="dxa"/>
                <w:shd w:val="clear" w:color="auto" w:fill="EAF1DD" w:themeFill="accent3" w:themeFillTint="33"/>
              </w:tcPr>
            </w:tcPrChange>
          </w:tcPr>
          <w:p w14:paraId="7D0E2125" w14:textId="77777777" w:rsidR="00D307AF" w:rsidRDefault="00D307AF">
            <w:pPr>
              <w:spacing w:before="60" w:after="60" w:line="240" w:lineRule="auto"/>
              <w:rPr>
                <w:rFonts w:ascii="Times New Roman" w:hAnsi="Times New Roman"/>
                <w:b/>
                <w:sz w:val="24"/>
                <w:szCs w:val="24"/>
                <w:lang w:val="en-ID"/>
              </w:rPr>
            </w:pPr>
          </w:p>
        </w:tc>
        <w:tc>
          <w:tcPr>
            <w:tcW w:w="283" w:type="dxa"/>
            <w:tcPrChange w:id="436" w:author="Author">
              <w:tcPr>
                <w:tcW w:w="283" w:type="dxa"/>
                <w:shd w:val="clear" w:color="auto" w:fill="EAF1DD" w:themeFill="accent3" w:themeFillTint="33"/>
              </w:tcPr>
            </w:tcPrChange>
          </w:tcPr>
          <w:p w14:paraId="221A7218" w14:textId="77777777" w:rsidR="00D307AF" w:rsidRDefault="00D307AF">
            <w:pPr>
              <w:spacing w:before="60" w:after="60" w:line="240" w:lineRule="auto"/>
              <w:rPr>
                <w:rFonts w:ascii="Times New Roman" w:hAnsi="Times New Roman"/>
                <w:b/>
                <w:sz w:val="24"/>
                <w:szCs w:val="24"/>
                <w:lang w:val="en-ID"/>
              </w:rPr>
            </w:pPr>
          </w:p>
        </w:tc>
        <w:tc>
          <w:tcPr>
            <w:tcW w:w="283" w:type="dxa"/>
            <w:tcPrChange w:id="437" w:author="Author">
              <w:tcPr>
                <w:tcW w:w="283" w:type="dxa"/>
                <w:shd w:val="clear" w:color="auto" w:fill="EAF1DD" w:themeFill="accent3" w:themeFillTint="33"/>
              </w:tcPr>
            </w:tcPrChange>
          </w:tcPr>
          <w:p w14:paraId="6B97BAB0" w14:textId="77777777" w:rsidR="00D307AF" w:rsidRDefault="00D307AF">
            <w:pPr>
              <w:spacing w:before="60" w:after="60" w:line="240" w:lineRule="auto"/>
              <w:rPr>
                <w:rFonts w:ascii="Times New Roman" w:hAnsi="Times New Roman"/>
                <w:b/>
                <w:sz w:val="24"/>
                <w:szCs w:val="24"/>
                <w:lang w:val="en-ID"/>
              </w:rPr>
            </w:pPr>
          </w:p>
        </w:tc>
        <w:tc>
          <w:tcPr>
            <w:tcW w:w="283" w:type="dxa"/>
            <w:tcPrChange w:id="438" w:author="Author">
              <w:tcPr>
                <w:tcW w:w="283" w:type="dxa"/>
                <w:shd w:val="clear" w:color="auto" w:fill="DAEEF3" w:themeFill="accent5" w:themeFillTint="33"/>
              </w:tcPr>
            </w:tcPrChange>
          </w:tcPr>
          <w:p w14:paraId="36E1E614" w14:textId="77777777" w:rsidR="00D307AF" w:rsidRDefault="00D307AF">
            <w:pPr>
              <w:spacing w:before="60" w:after="60" w:line="240" w:lineRule="auto"/>
              <w:rPr>
                <w:rFonts w:ascii="Times New Roman" w:hAnsi="Times New Roman"/>
                <w:b/>
                <w:sz w:val="24"/>
                <w:szCs w:val="24"/>
                <w:lang w:val="en-ID"/>
              </w:rPr>
            </w:pPr>
          </w:p>
        </w:tc>
        <w:tc>
          <w:tcPr>
            <w:tcW w:w="283" w:type="dxa"/>
            <w:tcPrChange w:id="439" w:author="Author">
              <w:tcPr>
                <w:tcW w:w="283" w:type="dxa"/>
                <w:shd w:val="clear" w:color="auto" w:fill="DAEEF3" w:themeFill="accent5" w:themeFillTint="33"/>
              </w:tcPr>
            </w:tcPrChange>
          </w:tcPr>
          <w:p w14:paraId="134455B9" w14:textId="77777777" w:rsidR="00D307AF" w:rsidRDefault="00D307AF">
            <w:pPr>
              <w:spacing w:before="60" w:after="60" w:line="240" w:lineRule="auto"/>
              <w:rPr>
                <w:rFonts w:ascii="Times New Roman" w:hAnsi="Times New Roman"/>
                <w:b/>
                <w:sz w:val="24"/>
                <w:szCs w:val="24"/>
                <w:lang w:val="en-ID"/>
              </w:rPr>
            </w:pPr>
          </w:p>
        </w:tc>
        <w:tc>
          <w:tcPr>
            <w:tcW w:w="283" w:type="dxa"/>
            <w:tcPrChange w:id="440" w:author="Author">
              <w:tcPr>
                <w:tcW w:w="283" w:type="dxa"/>
                <w:shd w:val="clear" w:color="auto" w:fill="DAEEF3" w:themeFill="accent5" w:themeFillTint="33"/>
              </w:tcPr>
            </w:tcPrChange>
          </w:tcPr>
          <w:p w14:paraId="76E50CFD" w14:textId="77777777" w:rsidR="00D307AF" w:rsidRDefault="00E0229E">
            <w:pPr>
              <w:spacing w:before="60" w:after="60" w:line="240" w:lineRule="auto"/>
              <w:rPr>
                <w:ins w:id="441" w:author="Author"/>
                <w:rFonts w:ascii="Times New Roman" w:hAnsi="Times New Roman"/>
                <w:b/>
                <w:sz w:val="24"/>
                <w:szCs w:val="24"/>
                <w:lang w:val="en-ID"/>
              </w:rPr>
            </w:pPr>
            <w:ins w:id="442" w:author="Author">
              <w:r>
                <w:rPr>
                  <w:rFonts w:ascii="Times New Roman" w:hAnsi="Times New Roman"/>
                  <w:b/>
                  <w:sz w:val="24"/>
                  <w:szCs w:val="24"/>
                  <w:lang w:val="en-ID"/>
                </w:rPr>
                <w:t>2</w:t>
              </w:r>
            </w:ins>
          </w:p>
          <w:p w14:paraId="7188E917" w14:textId="77777777" w:rsidR="00E0229E" w:rsidRDefault="00E0229E">
            <w:pPr>
              <w:spacing w:before="60" w:after="60" w:line="240" w:lineRule="auto"/>
              <w:rPr>
                <w:ins w:id="443" w:author="Author"/>
                <w:rFonts w:ascii="Times New Roman" w:hAnsi="Times New Roman"/>
                <w:b/>
                <w:sz w:val="24"/>
                <w:szCs w:val="24"/>
                <w:lang w:val="en-ID"/>
              </w:rPr>
            </w:pPr>
          </w:p>
          <w:p w14:paraId="7151F1B2" w14:textId="77777777" w:rsidR="00E0229E" w:rsidRDefault="00E0229E">
            <w:pPr>
              <w:spacing w:before="60" w:after="60" w:line="240" w:lineRule="auto"/>
              <w:rPr>
                <w:ins w:id="444" w:author="Author"/>
                <w:rFonts w:ascii="Times New Roman" w:hAnsi="Times New Roman"/>
                <w:b/>
                <w:sz w:val="24"/>
                <w:szCs w:val="24"/>
                <w:lang w:val="en-ID"/>
              </w:rPr>
            </w:pPr>
          </w:p>
          <w:p w14:paraId="20F30789" w14:textId="77777777" w:rsidR="00E0229E" w:rsidRDefault="00E0229E">
            <w:pPr>
              <w:spacing w:before="60" w:after="60" w:line="240" w:lineRule="auto"/>
              <w:rPr>
                <w:ins w:id="445" w:author="Author"/>
                <w:rFonts w:ascii="Times New Roman" w:hAnsi="Times New Roman"/>
                <w:b/>
                <w:sz w:val="24"/>
                <w:szCs w:val="24"/>
                <w:lang w:val="en-ID"/>
              </w:rPr>
            </w:pPr>
          </w:p>
          <w:p w14:paraId="6CB78496" w14:textId="77777777" w:rsidR="00E0229E" w:rsidRDefault="00E0229E">
            <w:pPr>
              <w:spacing w:before="60" w:after="60" w:line="240" w:lineRule="auto"/>
              <w:rPr>
                <w:ins w:id="446" w:author="Author"/>
                <w:rFonts w:ascii="Times New Roman" w:hAnsi="Times New Roman"/>
                <w:b/>
                <w:sz w:val="24"/>
                <w:szCs w:val="24"/>
                <w:lang w:val="en-ID"/>
              </w:rPr>
            </w:pPr>
          </w:p>
          <w:p w14:paraId="0C9DD7D9" w14:textId="77777777" w:rsidR="00E0229E" w:rsidRDefault="00E0229E">
            <w:pPr>
              <w:spacing w:before="60" w:after="60" w:line="240" w:lineRule="auto"/>
              <w:rPr>
                <w:ins w:id="447" w:author="Author"/>
                <w:rFonts w:ascii="Times New Roman" w:hAnsi="Times New Roman"/>
                <w:b/>
                <w:sz w:val="24"/>
                <w:szCs w:val="24"/>
                <w:lang w:val="en-ID"/>
              </w:rPr>
            </w:pPr>
          </w:p>
          <w:p w14:paraId="0CF7076A" w14:textId="77777777" w:rsidR="00E0229E" w:rsidRDefault="00E0229E">
            <w:pPr>
              <w:spacing w:before="60" w:after="60" w:line="240" w:lineRule="auto"/>
              <w:rPr>
                <w:ins w:id="448" w:author="Author"/>
                <w:rFonts w:ascii="Times New Roman" w:hAnsi="Times New Roman"/>
                <w:b/>
                <w:sz w:val="24"/>
                <w:szCs w:val="24"/>
                <w:lang w:val="en-ID"/>
              </w:rPr>
            </w:pPr>
          </w:p>
          <w:p w14:paraId="78A462CB" w14:textId="77777777" w:rsidR="00E0229E" w:rsidRDefault="00E0229E">
            <w:pPr>
              <w:spacing w:before="60" w:after="60" w:line="240" w:lineRule="auto"/>
              <w:rPr>
                <w:ins w:id="449" w:author="Author"/>
                <w:rFonts w:ascii="Times New Roman" w:hAnsi="Times New Roman"/>
                <w:b/>
                <w:sz w:val="24"/>
                <w:szCs w:val="24"/>
                <w:lang w:val="en-ID"/>
              </w:rPr>
            </w:pPr>
          </w:p>
          <w:p w14:paraId="20D0BB2E" w14:textId="77777777" w:rsidR="00E0229E" w:rsidRDefault="00E0229E">
            <w:pPr>
              <w:spacing w:before="60" w:after="60" w:line="240" w:lineRule="auto"/>
              <w:rPr>
                <w:ins w:id="450" w:author="Author"/>
                <w:rFonts w:ascii="Times New Roman" w:hAnsi="Times New Roman"/>
                <w:b/>
                <w:sz w:val="24"/>
                <w:szCs w:val="24"/>
                <w:lang w:val="en-ID"/>
              </w:rPr>
            </w:pPr>
          </w:p>
          <w:p w14:paraId="213D5837" w14:textId="77777777" w:rsidR="00E0229E" w:rsidRDefault="00E0229E">
            <w:pPr>
              <w:spacing w:before="60" w:after="60" w:line="240" w:lineRule="auto"/>
              <w:rPr>
                <w:ins w:id="451" w:author="Author"/>
                <w:rFonts w:ascii="Times New Roman" w:hAnsi="Times New Roman"/>
                <w:b/>
                <w:sz w:val="24"/>
                <w:szCs w:val="24"/>
                <w:lang w:val="en-ID"/>
              </w:rPr>
            </w:pPr>
            <w:ins w:id="452" w:author="Author">
              <w:r>
                <w:rPr>
                  <w:rFonts w:ascii="Times New Roman" w:hAnsi="Times New Roman"/>
                  <w:b/>
                  <w:sz w:val="24"/>
                  <w:szCs w:val="24"/>
                  <w:lang w:val="en-ID"/>
                </w:rPr>
                <w:t>2</w:t>
              </w:r>
            </w:ins>
          </w:p>
          <w:p w14:paraId="18C75D7F" w14:textId="77777777" w:rsidR="00E0229E" w:rsidRDefault="00E0229E">
            <w:pPr>
              <w:spacing w:before="60" w:after="60" w:line="240" w:lineRule="auto"/>
              <w:rPr>
                <w:ins w:id="453" w:author="Author"/>
                <w:rFonts w:ascii="Times New Roman" w:hAnsi="Times New Roman"/>
                <w:b/>
                <w:sz w:val="24"/>
                <w:szCs w:val="24"/>
                <w:lang w:val="en-ID"/>
              </w:rPr>
            </w:pPr>
          </w:p>
          <w:p w14:paraId="36054586" w14:textId="77777777" w:rsidR="00E0229E" w:rsidRDefault="00E0229E">
            <w:pPr>
              <w:spacing w:before="60" w:after="60" w:line="240" w:lineRule="auto"/>
              <w:rPr>
                <w:ins w:id="454" w:author="Author"/>
                <w:rFonts w:ascii="Times New Roman" w:hAnsi="Times New Roman"/>
                <w:b/>
                <w:sz w:val="24"/>
                <w:szCs w:val="24"/>
                <w:lang w:val="en-ID"/>
              </w:rPr>
            </w:pPr>
          </w:p>
          <w:p w14:paraId="1F46681B" w14:textId="77777777" w:rsidR="00E0229E" w:rsidRDefault="00E0229E">
            <w:pPr>
              <w:spacing w:before="60" w:after="60" w:line="240" w:lineRule="auto"/>
              <w:rPr>
                <w:ins w:id="455" w:author="Author"/>
                <w:rFonts w:ascii="Times New Roman" w:hAnsi="Times New Roman"/>
                <w:b/>
                <w:sz w:val="24"/>
                <w:szCs w:val="24"/>
                <w:lang w:val="en-ID"/>
              </w:rPr>
            </w:pPr>
          </w:p>
          <w:p w14:paraId="124B4E03" w14:textId="77777777" w:rsidR="00E0229E" w:rsidRDefault="00E0229E">
            <w:pPr>
              <w:spacing w:before="60" w:after="60" w:line="240" w:lineRule="auto"/>
              <w:rPr>
                <w:ins w:id="456" w:author="Author"/>
                <w:rFonts w:ascii="Times New Roman" w:hAnsi="Times New Roman"/>
                <w:b/>
                <w:sz w:val="24"/>
                <w:szCs w:val="24"/>
                <w:lang w:val="en-ID"/>
              </w:rPr>
            </w:pPr>
          </w:p>
          <w:p w14:paraId="08C8296C" w14:textId="77777777" w:rsidR="00E0229E" w:rsidRDefault="00E0229E">
            <w:pPr>
              <w:spacing w:before="60" w:after="60" w:line="240" w:lineRule="auto"/>
              <w:rPr>
                <w:ins w:id="457" w:author="Author"/>
                <w:rFonts w:ascii="Times New Roman" w:hAnsi="Times New Roman"/>
                <w:b/>
                <w:sz w:val="24"/>
                <w:szCs w:val="24"/>
                <w:lang w:val="en-ID"/>
              </w:rPr>
            </w:pPr>
          </w:p>
          <w:p w14:paraId="019C576A" w14:textId="77777777" w:rsidR="00E0229E" w:rsidRDefault="00E0229E">
            <w:pPr>
              <w:spacing w:before="60" w:after="60" w:line="240" w:lineRule="auto"/>
              <w:rPr>
                <w:ins w:id="458" w:author="Author"/>
                <w:rFonts w:ascii="Times New Roman" w:hAnsi="Times New Roman"/>
                <w:b/>
                <w:sz w:val="24"/>
                <w:szCs w:val="24"/>
                <w:lang w:val="en-ID"/>
              </w:rPr>
            </w:pPr>
          </w:p>
          <w:p w14:paraId="4901FAFF" w14:textId="77777777" w:rsidR="00E0229E" w:rsidRDefault="00E0229E">
            <w:pPr>
              <w:spacing w:before="60" w:after="60" w:line="240" w:lineRule="auto"/>
              <w:rPr>
                <w:ins w:id="459" w:author="Author"/>
                <w:rFonts w:ascii="Times New Roman" w:hAnsi="Times New Roman"/>
                <w:b/>
                <w:sz w:val="24"/>
                <w:szCs w:val="24"/>
                <w:lang w:val="en-ID"/>
              </w:rPr>
            </w:pPr>
          </w:p>
          <w:p w14:paraId="5E22BFE3" w14:textId="77777777" w:rsidR="00E0229E" w:rsidRDefault="00E0229E">
            <w:pPr>
              <w:spacing w:before="60" w:after="60" w:line="240" w:lineRule="auto"/>
              <w:rPr>
                <w:ins w:id="460" w:author="Author"/>
                <w:rFonts w:ascii="Times New Roman" w:hAnsi="Times New Roman"/>
                <w:b/>
                <w:sz w:val="24"/>
                <w:szCs w:val="24"/>
                <w:lang w:val="en-ID"/>
              </w:rPr>
            </w:pPr>
          </w:p>
          <w:p w14:paraId="0665E513" w14:textId="77777777" w:rsidR="00E0229E" w:rsidRDefault="00E0229E">
            <w:pPr>
              <w:spacing w:before="60" w:after="60" w:line="240" w:lineRule="auto"/>
              <w:rPr>
                <w:ins w:id="461" w:author="Author"/>
                <w:rFonts w:ascii="Times New Roman" w:hAnsi="Times New Roman"/>
                <w:b/>
                <w:sz w:val="24"/>
                <w:szCs w:val="24"/>
                <w:lang w:val="en-ID"/>
              </w:rPr>
            </w:pPr>
          </w:p>
          <w:p w14:paraId="58D78CB4" w14:textId="77777777" w:rsidR="00E0229E" w:rsidRDefault="00E0229E">
            <w:pPr>
              <w:spacing w:before="60" w:after="60" w:line="240" w:lineRule="auto"/>
              <w:rPr>
                <w:ins w:id="462" w:author="Author"/>
                <w:rFonts w:ascii="Times New Roman" w:hAnsi="Times New Roman"/>
                <w:b/>
                <w:sz w:val="24"/>
                <w:szCs w:val="24"/>
                <w:lang w:val="en-ID"/>
              </w:rPr>
            </w:pPr>
          </w:p>
          <w:p w14:paraId="3B2768B5" w14:textId="77777777" w:rsidR="00E0229E" w:rsidRDefault="00E0229E">
            <w:pPr>
              <w:spacing w:before="60" w:after="60" w:line="240" w:lineRule="auto"/>
              <w:rPr>
                <w:ins w:id="463" w:author="Author"/>
                <w:rFonts w:ascii="Times New Roman" w:hAnsi="Times New Roman"/>
                <w:b/>
                <w:sz w:val="24"/>
                <w:szCs w:val="24"/>
                <w:lang w:val="en-ID"/>
              </w:rPr>
            </w:pPr>
          </w:p>
          <w:p w14:paraId="089FBE2C" w14:textId="77777777" w:rsidR="00E0229E" w:rsidRDefault="00E0229E">
            <w:pPr>
              <w:spacing w:before="60" w:after="60" w:line="240" w:lineRule="auto"/>
              <w:rPr>
                <w:ins w:id="464" w:author="Author"/>
                <w:rFonts w:ascii="Times New Roman" w:hAnsi="Times New Roman"/>
                <w:b/>
                <w:sz w:val="24"/>
                <w:szCs w:val="24"/>
                <w:lang w:val="en-ID"/>
              </w:rPr>
            </w:pPr>
          </w:p>
          <w:p w14:paraId="3F99667C" w14:textId="3895801C" w:rsidR="00E0229E" w:rsidRDefault="00E0229E">
            <w:pPr>
              <w:spacing w:before="60" w:after="60" w:line="240" w:lineRule="auto"/>
              <w:rPr>
                <w:rFonts w:ascii="Times New Roman" w:hAnsi="Times New Roman"/>
                <w:b/>
                <w:sz w:val="24"/>
                <w:szCs w:val="24"/>
                <w:lang w:val="en-ID"/>
              </w:rPr>
            </w:pPr>
          </w:p>
        </w:tc>
        <w:tc>
          <w:tcPr>
            <w:tcW w:w="283" w:type="dxa"/>
            <w:tcPrChange w:id="465" w:author="Author">
              <w:tcPr>
                <w:tcW w:w="283" w:type="dxa"/>
                <w:shd w:val="clear" w:color="auto" w:fill="DAEEF3" w:themeFill="accent5" w:themeFillTint="33"/>
              </w:tcPr>
            </w:tcPrChange>
          </w:tcPr>
          <w:p w14:paraId="29DB449B" w14:textId="77777777" w:rsidR="00D307AF" w:rsidRDefault="00D307AF">
            <w:pPr>
              <w:spacing w:before="60" w:after="60" w:line="240" w:lineRule="auto"/>
              <w:rPr>
                <w:ins w:id="466" w:author="Author"/>
                <w:rFonts w:ascii="Times New Roman" w:hAnsi="Times New Roman"/>
                <w:b/>
                <w:sz w:val="24"/>
                <w:szCs w:val="24"/>
                <w:lang w:val="en-ID"/>
              </w:rPr>
            </w:pPr>
          </w:p>
          <w:p w14:paraId="4909F370" w14:textId="77777777" w:rsidR="00E0229E" w:rsidRDefault="00E0229E">
            <w:pPr>
              <w:spacing w:before="60" w:after="60" w:line="240" w:lineRule="auto"/>
              <w:rPr>
                <w:ins w:id="467" w:author="Author"/>
                <w:rFonts w:ascii="Times New Roman" w:hAnsi="Times New Roman"/>
                <w:b/>
                <w:sz w:val="24"/>
                <w:szCs w:val="24"/>
                <w:lang w:val="en-ID"/>
              </w:rPr>
            </w:pPr>
          </w:p>
          <w:p w14:paraId="5A3305B0" w14:textId="77777777" w:rsidR="00E0229E" w:rsidRDefault="00E0229E">
            <w:pPr>
              <w:spacing w:before="60" w:after="60" w:line="240" w:lineRule="auto"/>
              <w:rPr>
                <w:ins w:id="468" w:author="Author"/>
                <w:rFonts w:ascii="Times New Roman" w:hAnsi="Times New Roman"/>
                <w:b/>
                <w:sz w:val="24"/>
                <w:szCs w:val="24"/>
                <w:lang w:val="en-ID"/>
              </w:rPr>
            </w:pPr>
          </w:p>
          <w:p w14:paraId="029D6619" w14:textId="77777777" w:rsidR="00E0229E" w:rsidRDefault="00E0229E">
            <w:pPr>
              <w:spacing w:before="60" w:after="60" w:line="240" w:lineRule="auto"/>
              <w:rPr>
                <w:ins w:id="469" w:author="Author"/>
                <w:rFonts w:ascii="Times New Roman" w:hAnsi="Times New Roman"/>
                <w:b/>
                <w:sz w:val="24"/>
                <w:szCs w:val="24"/>
                <w:lang w:val="en-ID"/>
              </w:rPr>
            </w:pPr>
          </w:p>
          <w:p w14:paraId="3D7A7928" w14:textId="77777777" w:rsidR="00E0229E" w:rsidRDefault="00E0229E">
            <w:pPr>
              <w:spacing w:before="60" w:after="60" w:line="240" w:lineRule="auto"/>
              <w:rPr>
                <w:ins w:id="470" w:author="Author"/>
                <w:rFonts w:ascii="Times New Roman" w:hAnsi="Times New Roman"/>
                <w:b/>
                <w:sz w:val="24"/>
                <w:szCs w:val="24"/>
                <w:lang w:val="en-ID"/>
              </w:rPr>
            </w:pPr>
          </w:p>
          <w:p w14:paraId="35C378B3" w14:textId="77777777" w:rsidR="00E0229E" w:rsidRDefault="00E0229E">
            <w:pPr>
              <w:spacing w:before="60" w:after="60" w:line="240" w:lineRule="auto"/>
              <w:rPr>
                <w:ins w:id="471" w:author="Author"/>
                <w:rFonts w:ascii="Times New Roman" w:hAnsi="Times New Roman"/>
                <w:b/>
                <w:sz w:val="24"/>
                <w:szCs w:val="24"/>
                <w:lang w:val="en-ID"/>
              </w:rPr>
            </w:pPr>
          </w:p>
          <w:p w14:paraId="69F18D2A" w14:textId="77777777" w:rsidR="00E0229E" w:rsidRDefault="00E0229E">
            <w:pPr>
              <w:spacing w:before="60" w:after="60" w:line="240" w:lineRule="auto"/>
              <w:rPr>
                <w:ins w:id="472" w:author="Author"/>
                <w:rFonts w:ascii="Times New Roman" w:hAnsi="Times New Roman"/>
                <w:b/>
                <w:sz w:val="24"/>
                <w:szCs w:val="24"/>
                <w:lang w:val="en-ID"/>
              </w:rPr>
            </w:pPr>
          </w:p>
          <w:p w14:paraId="01491F7B" w14:textId="77777777" w:rsidR="00E0229E" w:rsidRDefault="00E0229E">
            <w:pPr>
              <w:spacing w:before="60" w:after="60" w:line="240" w:lineRule="auto"/>
              <w:rPr>
                <w:ins w:id="473" w:author="Author"/>
                <w:rFonts w:ascii="Times New Roman" w:hAnsi="Times New Roman"/>
                <w:b/>
                <w:sz w:val="24"/>
                <w:szCs w:val="24"/>
                <w:lang w:val="en-ID"/>
              </w:rPr>
            </w:pPr>
          </w:p>
          <w:p w14:paraId="31C0BE55" w14:textId="77777777" w:rsidR="00E0229E" w:rsidRDefault="00E0229E">
            <w:pPr>
              <w:spacing w:before="60" w:after="60" w:line="240" w:lineRule="auto"/>
              <w:rPr>
                <w:ins w:id="474" w:author="Author"/>
                <w:rFonts w:ascii="Times New Roman" w:hAnsi="Times New Roman"/>
                <w:b/>
                <w:sz w:val="24"/>
                <w:szCs w:val="24"/>
                <w:lang w:val="en-ID"/>
              </w:rPr>
            </w:pPr>
          </w:p>
          <w:p w14:paraId="59B2C5CC" w14:textId="77777777" w:rsidR="00E0229E" w:rsidRDefault="00E0229E">
            <w:pPr>
              <w:spacing w:before="60" w:after="60" w:line="240" w:lineRule="auto"/>
              <w:rPr>
                <w:ins w:id="475" w:author="Author"/>
                <w:rFonts w:ascii="Times New Roman" w:hAnsi="Times New Roman"/>
                <w:b/>
                <w:sz w:val="24"/>
                <w:szCs w:val="24"/>
                <w:lang w:val="en-ID"/>
              </w:rPr>
            </w:pPr>
          </w:p>
          <w:p w14:paraId="5110F7A7" w14:textId="77777777" w:rsidR="00E0229E" w:rsidRDefault="00E0229E">
            <w:pPr>
              <w:spacing w:before="60" w:after="60" w:line="240" w:lineRule="auto"/>
              <w:rPr>
                <w:ins w:id="476" w:author="Author"/>
                <w:rFonts w:ascii="Times New Roman" w:hAnsi="Times New Roman"/>
                <w:b/>
                <w:sz w:val="24"/>
                <w:szCs w:val="24"/>
                <w:lang w:val="en-ID"/>
              </w:rPr>
            </w:pPr>
          </w:p>
          <w:p w14:paraId="0F6A7DE6" w14:textId="77777777" w:rsidR="00E0229E" w:rsidRDefault="00E0229E">
            <w:pPr>
              <w:spacing w:before="60" w:after="60" w:line="240" w:lineRule="auto"/>
              <w:rPr>
                <w:ins w:id="477" w:author="Author"/>
                <w:rFonts w:ascii="Times New Roman" w:hAnsi="Times New Roman"/>
                <w:b/>
                <w:sz w:val="24"/>
                <w:szCs w:val="24"/>
                <w:lang w:val="en-ID"/>
              </w:rPr>
            </w:pPr>
          </w:p>
          <w:p w14:paraId="7D3FE203" w14:textId="77777777" w:rsidR="00E0229E" w:rsidRDefault="00E0229E">
            <w:pPr>
              <w:spacing w:before="60" w:after="60" w:line="240" w:lineRule="auto"/>
              <w:rPr>
                <w:ins w:id="478" w:author="Author"/>
                <w:rFonts w:ascii="Times New Roman" w:hAnsi="Times New Roman"/>
                <w:b/>
                <w:sz w:val="24"/>
                <w:szCs w:val="24"/>
                <w:lang w:val="en-ID"/>
              </w:rPr>
            </w:pPr>
          </w:p>
          <w:p w14:paraId="0B37DD35" w14:textId="77777777" w:rsidR="00E0229E" w:rsidRPr="002251F3" w:rsidRDefault="00E0229E" w:rsidP="002251F3">
            <w:pPr>
              <w:rPr>
                <w:ins w:id="479" w:author="Author"/>
                <w:rFonts w:ascii="Times New Roman" w:hAnsi="Times New Roman"/>
                <w:sz w:val="24"/>
                <w:szCs w:val="24"/>
                <w:lang w:val="en-ID"/>
                <w:rPrChange w:id="480" w:author="Author">
                  <w:rPr>
                    <w:ins w:id="481" w:author="Author"/>
                    <w:rFonts w:ascii="Times New Roman" w:hAnsi="Times New Roman"/>
                    <w:b/>
                    <w:sz w:val="24"/>
                    <w:szCs w:val="24"/>
                    <w:lang w:val="en-ID"/>
                  </w:rPr>
                </w:rPrChange>
              </w:rPr>
              <w:pPrChange w:id="482" w:author="Author">
                <w:pPr>
                  <w:spacing w:before="60" w:after="60" w:line="240" w:lineRule="auto"/>
                </w:pPr>
              </w:pPrChange>
            </w:pPr>
          </w:p>
          <w:p w14:paraId="70CC9EB3" w14:textId="77777777" w:rsidR="00E0229E" w:rsidRPr="002251F3" w:rsidRDefault="00E0229E" w:rsidP="002251F3">
            <w:pPr>
              <w:rPr>
                <w:ins w:id="483" w:author="Author"/>
                <w:rFonts w:ascii="Times New Roman" w:hAnsi="Times New Roman"/>
                <w:sz w:val="24"/>
                <w:szCs w:val="24"/>
                <w:lang w:val="en-ID"/>
                <w:rPrChange w:id="484" w:author="Author">
                  <w:rPr>
                    <w:ins w:id="485" w:author="Author"/>
                    <w:rFonts w:ascii="Times New Roman" w:hAnsi="Times New Roman"/>
                    <w:b/>
                    <w:sz w:val="24"/>
                    <w:szCs w:val="24"/>
                    <w:lang w:val="en-ID"/>
                  </w:rPr>
                </w:rPrChange>
              </w:rPr>
              <w:pPrChange w:id="486" w:author="Author">
                <w:pPr>
                  <w:spacing w:before="60" w:after="60" w:line="240" w:lineRule="auto"/>
                </w:pPr>
              </w:pPrChange>
            </w:pPr>
          </w:p>
          <w:p w14:paraId="6372B218" w14:textId="77777777" w:rsidR="00E0229E" w:rsidRPr="002251F3" w:rsidRDefault="00E0229E" w:rsidP="002251F3">
            <w:pPr>
              <w:rPr>
                <w:ins w:id="487" w:author="Author"/>
                <w:rFonts w:ascii="Times New Roman" w:hAnsi="Times New Roman"/>
                <w:sz w:val="24"/>
                <w:szCs w:val="24"/>
                <w:lang w:val="en-ID"/>
                <w:rPrChange w:id="488" w:author="Author">
                  <w:rPr>
                    <w:ins w:id="489" w:author="Author"/>
                    <w:rFonts w:ascii="Times New Roman" w:hAnsi="Times New Roman"/>
                    <w:b/>
                    <w:sz w:val="24"/>
                    <w:szCs w:val="24"/>
                    <w:lang w:val="en-ID"/>
                  </w:rPr>
                </w:rPrChange>
              </w:rPr>
              <w:pPrChange w:id="490" w:author="Author">
                <w:pPr>
                  <w:spacing w:before="60" w:after="60" w:line="240" w:lineRule="auto"/>
                </w:pPr>
              </w:pPrChange>
            </w:pPr>
          </w:p>
          <w:p w14:paraId="759B7C49" w14:textId="77777777" w:rsidR="00E0229E" w:rsidRDefault="00E0229E" w:rsidP="002251F3">
            <w:pPr>
              <w:rPr>
                <w:ins w:id="491" w:author="Author"/>
                <w:rFonts w:ascii="Times New Roman" w:hAnsi="Times New Roman"/>
                <w:b/>
                <w:sz w:val="24"/>
                <w:szCs w:val="24"/>
                <w:lang w:val="en-ID"/>
              </w:rPr>
            </w:pPr>
          </w:p>
          <w:p w14:paraId="7AFD7970" w14:textId="1A16F15F" w:rsidR="00E0229E" w:rsidRPr="002251F3" w:rsidRDefault="00E0229E" w:rsidP="002251F3">
            <w:pPr>
              <w:rPr>
                <w:rFonts w:ascii="Times New Roman" w:hAnsi="Times New Roman"/>
                <w:b/>
                <w:bCs/>
                <w:sz w:val="24"/>
                <w:szCs w:val="24"/>
                <w:lang w:val="en-ID"/>
                <w:rPrChange w:id="492" w:author="Author">
                  <w:rPr>
                    <w:rFonts w:ascii="Times New Roman" w:hAnsi="Times New Roman"/>
                    <w:b/>
                    <w:sz w:val="24"/>
                    <w:szCs w:val="24"/>
                    <w:lang w:val="en-ID"/>
                  </w:rPr>
                </w:rPrChange>
              </w:rPr>
              <w:pPrChange w:id="493" w:author="Author">
                <w:pPr>
                  <w:spacing w:before="60" w:after="60" w:line="240" w:lineRule="auto"/>
                </w:pPr>
              </w:pPrChange>
            </w:pPr>
            <w:ins w:id="494" w:author="Author">
              <w:r>
                <w:rPr>
                  <w:rFonts w:ascii="Times New Roman" w:hAnsi="Times New Roman"/>
                  <w:b/>
                  <w:bCs/>
                  <w:sz w:val="24"/>
                  <w:szCs w:val="24"/>
                  <w:lang w:val="en-ID"/>
                </w:rPr>
                <w:t>2</w:t>
              </w:r>
            </w:ins>
          </w:p>
        </w:tc>
        <w:tc>
          <w:tcPr>
            <w:tcW w:w="283" w:type="dxa"/>
            <w:tcPrChange w:id="495" w:author="Author">
              <w:tcPr>
                <w:tcW w:w="283" w:type="dxa"/>
                <w:shd w:val="clear" w:color="auto" w:fill="DAEEF3" w:themeFill="accent5" w:themeFillTint="33"/>
              </w:tcPr>
            </w:tcPrChange>
          </w:tcPr>
          <w:p w14:paraId="6928A815" w14:textId="77777777" w:rsidR="00D307AF" w:rsidRDefault="00D307AF">
            <w:pPr>
              <w:spacing w:before="60" w:after="60" w:line="240" w:lineRule="auto"/>
              <w:rPr>
                <w:rFonts w:ascii="Times New Roman" w:hAnsi="Times New Roman"/>
                <w:b/>
                <w:sz w:val="24"/>
                <w:szCs w:val="24"/>
                <w:lang w:val="en-ID"/>
              </w:rPr>
            </w:pPr>
          </w:p>
        </w:tc>
        <w:tc>
          <w:tcPr>
            <w:tcW w:w="283" w:type="dxa"/>
            <w:tcPrChange w:id="496" w:author="Author">
              <w:tcPr>
                <w:tcW w:w="283" w:type="dxa"/>
                <w:shd w:val="clear" w:color="auto" w:fill="EAF1DD" w:themeFill="accent3" w:themeFillTint="33"/>
              </w:tcPr>
            </w:tcPrChange>
          </w:tcPr>
          <w:p w14:paraId="57C52B22" w14:textId="77777777" w:rsidR="00D307AF" w:rsidRDefault="00D307AF">
            <w:pPr>
              <w:spacing w:before="60" w:after="60" w:line="240" w:lineRule="auto"/>
              <w:rPr>
                <w:rFonts w:ascii="Times New Roman" w:hAnsi="Times New Roman"/>
                <w:b/>
                <w:sz w:val="24"/>
                <w:szCs w:val="24"/>
                <w:lang w:val="en-ID"/>
              </w:rPr>
            </w:pPr>
          </w:p>
        </w:tc>
        <w:tc>
          <w:tcPr>
            <w:tcW w:w="283" w:type="dxa"/>
            <w:tcPrChange w:id="497" w:author="Author">
              <w:tcPr>
                <w:tcW w:w="283" w:type="dxa"/>
                <w:shd w:val="clear" w:color="auto" w:fill="EAF1DD" w:themeFill="accent3" w:themeFillTint="33"/>
              </w:tcPr>
            </w:tcPrChange>
          </w:tcPr>
          <w:p w14:paraId="42149AB5" w14:textId="77777777" w:rsidR="00D307AF" w:rsidRDefault="00D307AF">
            <w:pPr>
              <w:spacing w:before="60" w:after="60" w:line="240" w:lineRule="auto"/>
              <w:rPr>
                <w:rFonts w:ascii="Times New Roman" w:hAnsi="Times New Roman"/>
                <w:b/>
                <w:sz w:val="24"/>
                <w:szCs w:val="24"/>
                <w:lang w:val="en-ID"/>
              </w:rPr>
            </w:pPr>
          </w:p>
        </w:tc>
        <w:tc>
          <w:tcPr>
            <w:tcW w:w="283" w:type="dxa"/>
            <w:tcPrChange w:id="498" w:author="Author">
              <w:tcPr>
                <w:tcW w:w="283" w:type="dxa"/>
                <w:shd w:val="clear" w:color="auto" w:fill="EAF1DD" w:themeFill="accent3" w:themeFillTint="33"/>
              </w:tcPr>
            </w:tcPrChange>
          </w:tcPr>
          <w:p w14:paraId="2B7FE60D" w14:textId="77777777" w:rsidR="00D307AF" w:rsidRDefault="00D307AF">
            <w:pPr>
              <w:spacing w:before="60" w:after="60" w:line="240" w:lineRule="auto"/>
              <w:rPr>
                <w:rFonts w:ascii="Times New Roman" w:hAnsi="Times New Roman"/>
                <w:b/>
                <w:sz w:val="24"/>
                <w:szCs w:val="24"/>
                <w:lang w:val="en-ID"/>
              </w:rPr>
            </w:pPr>
          </w:p>
        </w:tc>
        <w:tc>
          <w:tcPr>
            <w:tcW w:w="283" w:type="dxa"/>
            <w:tcPrChange w:id="499" w:author="Author">
              <w:tcPr>
                <w:tcW w:w="283" w:type="dxa"/>
                <w:shd w:val="clear" w:color="auto" w:fill="EAF1DD" w:themeFill="accent3" w:themeFillTint="33"/>
              </w:tcPr>
            </w:tcPrChange>
          </w:tcPr>
          <w:p w14:paraId="64A94175" w14:textId="77777777" w:rsidR="00D307AF" w:rsidRDefault="00D307AF">
            <w:pPr>
              <w:spacing w:before="60" w:after="60" w:line="240" w:lineRule="auto"/>
              <w:rPr>
                <w:rFonts w:ascii="Times New Roman" w:hAnsi="Times New Roman"/>
                <w:b/>
                <w:sz w:val="24"/>
                <w:szCs w:val="24"/>
                <w:lang w:val="en-ID"/>
              </w:rPr>
            </w:pPr>
          </w:p>
        </w:tc>
        <w:tc>
          <w:tcPr>
            <w:tcW w:w="283" w:type="dxa"/>
            <w:tcPrChange w:id="500" w:author="Author">
              <w:tcPr>
                <w:tcW w:w="283" w:type="dxa"/>
                <w:shd w:val="clear" w:color="auto" w:fill="EAF1DD" w:themeFill="accent3" w:themeFillTint="33"/>
              </w:tcPr>
            </w:tcPrChange>
          </w:tcPr>
          <w:p w14:paraId="4C41234F" w14:textId="77777777" w:rsidR="00D307AF" w:rsidRDefault="00D307AF">
            <w:pPr>
              <w:spacing w:before="60" w:after="60" w:line="240" w:lineRule="auto"/>
              <w:rPr>
                <w:rFonts w:ascii="Times New Roman" w:hAnsi="Times New Roman"/>
                <w:b/>
                <w:sz w:val="24"/>
                <w:szCs w:val="24"/>
                <w:lang w:val="en-ID"/>
              </w:rPr>
            </w:pPr>
          </w:p>
        </w:tc>
        <w:tc>
          <w:tcPr>
            <w:tcW w:w="283" w:type="dxa"/>
            <w:tcPrChange w:id="501" w:author="Author">
              <w:tcPr>
                <w:tcW w:w="283" w:type="dxa"/>
                <w:shd w:val="clear" w:color="auto" w:fill="DAEEF3" w:themeFill="accent5" w:themeFillTint="33"/>
              </w:tcPr>
            </w:tcPrChange>
          </w:tcPr>
          <w:p w14:paraId="79F46690" w14:textId="77777777" w:rsidR="00D307AF" w:rsidRDefault="00D307AF">
            <w:pPr>
              <w:spacing w:before="60" w:after="60" w:line="240" w:lineRule="auto"/>
              <w:rPr>
                <w:rFonts w:ascii="Times New Roman" w:hAnsi="Times New Roman"/>
                <w:b/>
                <w:sz w:val="24"/>
                <w:szCs w:val="24"/>
                <w:lang w:val="en-ID"/>
              </w:rPr>
            </w:pPr>
          </w:p>
        </w:tc>
        <w:tc>
          <w:tcPr>
            <w:tcW w:w="283" w:type="dxa"/>
            <w:tcPrChange w:id="502" w:author="Author">
              <w:tcPr>
                <w:tcW w:w="283" w:type="dxa"/>
                <w:shd w:val="clear" w:color="auto" w:fill="DAEEF3" w:themeFill="accent5" w:themeFillTint="33"/>
              </w:tcPr>
            </w:tcPrChange>
          </w:tcPr>
          <w:p w14:paraId="300F8C7D" w14:textId="77777777" w:rsidR="00D307AF" w:rsidRDefault="00D307AF">
            <w:pPr>
              <w:spacing w:before="60" w:after="60" w:line="240" w:lineRule="auto"/>
              <w:rPr>
                <w:rFonts w:ascii="Times New Roman" w:hAnsi="Times New Roman"/>
                <w:b/>
                <w:sz w:val="24"/>
                <w:szCs w:val="24"/>
                <w:lang w:val="en-ID"/>
              </w:rPr>
            </w:pPr>
          </w:p>
        </w:tc>
        <w:tc>
          <w:tcPr>
            <w:tcW w:w="283" w:type="dxa"/>
            <w:tcPrChange w:id="503" w:author="Author">
              <w:tcPr>
                <w:tcW w:w="283" w:type="dxa"/>
                <w:shd w:val="clear" w:color="auto" w:fill="DAEEF3" w:themeFill="accent5" w:themeFillTint="33"/>
              </w:tcPr>
            </w:tcPrChange>
          </w:tcPr>
          <w:p w14:paraId="5F8D59B8" w14:textId="77777777" w:rsidR="00D307AF" w:rsidRDefault="00D307AF">
            <w:pPr>
              <w:spacing w:before="60" w:after="60" w:line="240" w:lineRule="auto"/>
              <w:rPr>
                <w:rFonts w:ascii="Times New Roman" w:hAnsi="Times New Roman"/>
                <w:b/>
                <w:sz w:val="24"/>
                <w:szCs w:val="24"/>
                <w:lang w:val="en-ID"/>
              </w:rPr>
            </w:pPr>
          </w:p>
        </w:tc>
        <w:tc>
          <w:tcPr>
            <w:tcW w:w="283" w:type="dxa"/>
            <w:tcPrChange w:id="504" w:author="Author">
              <w:tcPr>
                <w:tcW w:w="283" w:type="dxa"/>
                <w:shd w:val="clear" w:color="auto" w:fill="DAEEF3" w:themeFill="accent5" w:themeFillTint="33"/>
              </w:tcPr>
            </w:tcPrChange>
          </w:tcPr>
          <w:p w14:paraId="4CB7DE88" w14:textId="77777777" w:rsidR="00D307AF" w:rsidRDefault="00D307AF">
            <w:pPr>
              <w:spacing w:before="60" w:after="60" w:line="240" w:lineRule="auto"/>
              <w:rPr>
                <w:rFonts w:ascii="Times New Roman" w:hAnsi="Times New Roman"/>
                <w:b/>
                <w:sz w:val="24"/>
                <w:szCs w:val="24"/>
                <w:lang w:val="en-ID"/>
              </w:rPr>
            </w:pPr>
          </w:p>
        </w:tc>
        <w:tc>
          <w:tcPr>
            <w:tcW w:w="283" w:type="dxa"/>
            <w:tcPrChange w:id="505" w:author="Author">
              <w:tcPr>
                <w:tcW w:w="283" w:type="dxa"/>
                <w:shd w:val="clear" w:color="auto" w:fill="DAEEF3" w:themeFill="accent5" w:themeFillTint="33"/>
              </w:tcPr>
            </w:tcPrChange>
          </w:tcPr>
          <w:p w14:paraId="44E0D675" w14:textId="77777777" w:rsidR="00D307AF" w:rsidRDefault="00D307AF">
            <w:pPr>
              <w:spacing w:before="60" w:after="60" w:line="240" w:lineRule="auto"/>
              <w:rPr>
                <w:rFonts w:ascii="Times New Roman" w:hAnsi="Times New Roman"/>
                <w:b/>
                <w:sz w:val="24"/>
                <w:szCs w:val="24"/>
                <w:lang w:val="en-ID"/>
              </w:rPr>
            </w:pPr>
          </w:p>
        </w:tc>
      </w:tr>
      <w:tr w:rsidR="00F118C4" w:rsidRPr="00DD74A3" w14:paraId="1E8ABCA3" w14:textId="77777777" w:rsidTr="00370CD2">
        <w:trPr>
          <w:trHeight w:val="240"/>
          <w:trPrChange w:id="506" w:author="Author">
            <w:trPr>
              <w:trHeight w:val="240"/>
            </w:trPr>
          </w:trPrChange>
        </w:trPr>
        <w:tc>
          <w:tcPr>
            <w:tcW w:w="14524" w:type="dxa"/>
            <w:gridSpan w:val="33"/>
            <w:tcPrChange w:id="507" w:author="Author">
              <w:tcPr>
                <w:tcW w:w="14524" w:type="dxa"/>
                <w:gridSpan w:val="33"/>
                <w:shd w:val="clear" w:color="auto" w:fill="FDE9D9" w:themeFill="accent6" w:themeFillTint="33"/>
              </w:tcPr>
            </w:tcPrChange>
          </w:tcPr>
          <w:p w14:paraId="32165A16"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3 :</w:t>
            </w:r>
            <w:proofErr w:type="gramEnd"/>
            <w:r>
              <w:rPr>
                <w:rFonts w:ascii="Times New Roman" w:hAnsi="Times New Roman"/>
                <w:b/>
                <w:bCs/>
                <w:caps/>
                <w:sz w:val="24"/>
                <w:szCs w:val="24"/>
              </w:rPr>
              <w:t xml:space="preserve"> menangkap makna secara kontekstual terkait fungsi sosial, struktur teks dan unsur kebahasaan teks eksposisi analitik</w:t>
            </w:r>
          </w:p>
        </w:tc>
      </w:tr>
      <w:tr w:rsidR="00E0229E" w:rsidRPr="00DD74A3" w14:paraId="125456A2" w14:textId="77777777" w:rsidTr="00370CD2">
        <w:trPr>
          <w:trHeight w:val="240"/>
          <w:trPrChange w:id="508" w:author="Author">
            <w:trPr>
              <w:trHeight w:val="240"/>
            </w:trPr>
          </w:trPrChange>
        </w:trPr>
        <w:tc>
          <w:tcPr>
            <w:tcW w:w="452" w:type="dxa"/>
            <w:tcPrChange w:id="509" w:author="Author">
              <w:tcPr>
                <w:tcW w:w="452" w:type="dxa"/>
                <w:shd w:val="clear" w:color="auto" w:fill="BFBFBF" w:themeFill="background1" w:themeFillShade="BF"/>
              </w:tcPr>
            </w:tcPrChange>
          </w:tcPr>
          <w:p w14:paraId="4B73727F" w14:textId="77777777" w:rsidR="00D307AF" w:rsidRDefault="00702DF7">
            <w:pPr>
              <w:spacing w:before="60" w:after="60" w:line="240" w:lineRule="auto"/>
              <w:ind w:left="-85" w:right="-85"/>
              <w:jc w:val="center"/>
              <w:rPr>
                <w:rFonts w:ascii="Times New Roman" w:hAnsi="Times New Roman"/>
                <w:b/>
                <w:sz w:val="24"/>
                <w:szCs w:val="24"/>
                <w:lang w:val="en-ID"/>
              </w:rPr>
            </w:pPr>
            <w:del w:id="510" w:author="Author">
              <w:r w:rsidRPr="00702DF7" w:rsidDel="006F70F5">
                <w:rPr>
                  <w:rFonts w:ascii="Times New Roman" w:hAnsi="Times New Roman"/>
                  <w:b/>
                  <w:sz w:val="24"/>
                  <w:szCs w:val="24"/>
                  <w:lang w:val="en-ID"/>
                </w:rPr>
                <w:delText>1</w:delText>
              </w:r>
            </w:del>
            <w:ins w:id="511" w:author="Author">
              <w:r w:rsidR="006F70F5">
                <w:rPr>
                  <w:rFonts w:ascii="Times New Roman" w:hAnsi="Times New Roman"/>
                  <w:b/>
                  <w:sz w:val="24"/>
                  <w:szCs w:val="24"/>
                  <w:lang w:val="en-ID"/>
                </w:rPr>
                <w:t>9</w:t>
              </w:r>
            </w:ins>
          </w:p>
        </w:tc>
        <w:tc>
          <w:tcPr>
            <w:tcW w:w="4770" w:type="dxa"/>
            <w:tcPrChange w:id="512" w:author="Author">
              <w:tcPr>
                <w:tcW w:w="4770" w:type="dxa"/>
                <w:shd w:val="clear" w:color="auto" w:fill="F2F2F2" w:themeFill="background1" w:themeFillShade="F2"/>
              </w:tcPr>
            </w:tcPrChange>
          </w:tcPr>
          <w:p w14:paraId="26FC59F4"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eastAsia="Bookman Old Style" w:hAnsi="Times New Roman"/>
                <w:sz w:val="24"/>
                <w:szCs w:val="24"/>
              </w:rPr>
              <w:t>11.4.6</w:t>
            </w:r>
            <w:r>
              <w:rPr>
                <w:rFonts w:ascii="Times New Roman" w:eastAsia="Bookman Old Style" w:hAnsi="Times New Roman"/>
                <w:sz w:val="24"/>
                <w:szCs w:val="24"/>
              </w:rPr>
              <w:tab/>
            </w:r>
            <w:r>
              <w:rPr>
                <w:rFonts w:ascii="Times New Roman" w:hAnsi="Times New Roman"/>
                <w:sz w:val="24"/>
                <w:szCs w:val="24"/>
              </w:rPr>
              <w:t xml:space="preserve">Setelah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pembelajaran</w:t>
            </w:r>
            <w:proofErr w:type="spellEnd"/>
            <w:r>
              <w:rPr>
                <w:rFonts w:ascii="Times New Roman" w:hAnsi="Times New Roman"/>
                <w:sz w:val="24"/>
                <w:szCs w:val="24"/>
              </w:rPr>
              <w:t xml:space="preserve"> 3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Anda </w:t>
            </w:r>
            <w:proofErr w:type="spellStart"/>
            <w:r w:rsidRPr="00702DF7">
              <w:rPr>
                <w:rFonts w:ascii="Times New Roman" w:hAnsi="Times New Roman"/>
                <w:sz w:val="24"/>
                <w:szCs w:val="24"/>
                <w:lang w:val="en-ID"/>
              </w:rPr>
              <w:t>mampu</w:t>
            </w:r>
            <w:proofErr w:type="spellEnd"/>
            <w:r>
              <w:rPr>
                <w:rFonts w:ascii="Times New Roman" w:hAnsi="Times New Roman"/>
                <w:sz w:val="24"/>
                <w:szCs w:val="24"/>
              </w:rPr>
              <w:t xml:space="preserve"> </w:t>
            </w:r>
            <w:proofErr w:type="spellStart"/>
            <w:r>
              <w:rPr>
                <w:rFonts w:ascii="Times New Roman" w:hAnsi="Times New Roman"/>
                <w:sz w:val="24"/>
                <w:szCs w:val="24"/>
              </w:rPr>
              <w:t>menangkap</w:t>
            </w:r>
            <w:proofErr w:type="spellEnd"/>
            <w:r>
              <w:rPr>
                <w:rFonts w:ascii="Times New Roman" w:hAnsi="Times New Roman"/>
                <w:sz w:val="24"/>
                <w:szCs w:val="24"/>
              </w:rPr>
              <w:t xml:space="preserve"> </w:t>
            </w:r>
            <w:proofErr w:type="spellStart"/>
            <w:r>
              <w:rPr>
                <w:rFonts w:ascii="Times New Roman" w:hAnsi="Times New Roman"/>
                <w:sz w:val="24"/>
                <w:szCs w:val="24"/>
              </w:rPr>
              <w:t>makna</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kontekstual</w:t>
            </w:r>
            <w:proofErr w:type="spellEnd"/>
            <w:r>
              <w:rPr>
                <w:rFonts w:ascii="Times New Roman" w:hAnsi="Times New Roman"/>
                <w:sz w:val="24"/>
                <w:szCs w:val="24"/>
              </w:rPr>
              <w:t xml:space="preserve"> </w:t>
            </w:r>
            <w:proofErr w:type="spellStart"/>
            <w:r>
              <w:rPr>
                <w:rFonts w:ascii="Times New Roman" w:hAnsi="Times New Roman"/>
                <w:sz w:val="24"/>
                <w:szCs w:val="24"/>
              </w:rPr>
              <w:t>terkait</w:t>
            </w:r>
            <w:proofErr w:type="spellEnd"/>
            <w:r>
              <w:rPr>
                <w:rFonts w:ascii="Times New Roman" w:hAnsi="Times New Roman"/>
                <w:sz w:val="24"/>
                <w:szCs w:val="24"/>
              </w:rPr>
              <w:t xml:space="preserve"> </w:t>
            </w:r>
            <w:proofErr w:type="spellStart"/>
            <w:r>
              <w:rPr>
                <w:rFonts w:ascii="Times New Roman" w:eastAsia="Bookman Old Style"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sosial</w:t>
            </w:r>
            <w:proofErr w:type="spellEnd"/>
            <w:r>
              <w:rPr>
                <w:rFonts w:ascii="Times New Roman" w:hAnsi="Times New Roman"/>
                <w:sz w:val="24"/>
                <w:szCs w:val="24"/>
              </w:rPr>
              <w:t xml:space="preserve">, </w:t>
            </w:r>
            <w:proofErr w:type="spellStart"/>
            <w:r>
              <w:rPr>
                <w:rFonts w:ascii="Times New Roman" w:hAnsi="Times New Roman"/>
                <w:sz w:val="24"/>
                <w:szCs w:val="24"/>
              </w:rPr>
              <w:t>struktur</w:t>
            </w:r>
            <w:proofErr w:type="spellEnd"/>
            <w:r>
              <w:rPr>
                <w:rFonts w:ascii="Times New Roman" w:hAnsi="Times New Roman"/>
                <w:sz w:val="24"/>
                <w:szCs w:val="24"/>
              </w:rPr>
              <w:t xml:space="preserve"> </w:t>
            </w:r>
            <w:proofErr w:type="spellStart"/>
            <w:r>
              <w:rPr>
                <w:rFonts w:ascii="Times New Roman" w:hAnsi="Times New Roman"/>
                <w:sz w:val="24"/>
                <w:szCs w:val="24"/>
              </w:rPr>
              <w:t>teks</w:t>
            </w:r>
            <w:proofErr w:type="spellEnd"/>
            <w:r>
              <w:rPr>
                <w:rFonts w:ascii="Times New Roman" w:hAnsi="Times New Roman"/>
                <w:sz w:val="24"/>
                <w:szCs w:val="24"/>
              </w:rPr>
              <w:t xml:space="preserve">, dan </w:t>
            </w:r>
            <w:proofErr w:type="spellStart"/>
            <w:r>
              <w:rPr>
                <w:rFonts w:ascii="Times New Roman" w:hAnsi="Times New Roman"/>
                <w:sz w:val="24"/>
                <w:szCs w:val="24"/>
              </w:rPr>
              <w:t>unsur</w:t>
            </w:r>
            <w:proofErr w:type="spellEnd"/>
            <w:r>
              <w:rPr>
                <w:rFonts w:ascii="Times New Roman" w:hAnsi="Times New Roman"/>
                <w:sz w:val="24"/>
                <w:szCs w:val="24"/>
              </w:rPr>
              <w:t xml:space="preserve"> </w:t>
            </w:r>
            <w:proofErr w:type="spellStart"/>
            <w:r>
              <w:rPr>
                <w:rFonts w:ascii="Times New Roman" w:hAnsi="Times New Roman"/>
                <w:sz w:val="24"/>
                <w:szCs w:val="24"/>
              </w:rPr>
              <w:t>kebahasaan</w:t>
            </w:r>
            <w:proofErr w:type="spellEnd"/>
            <w:r>
              <w:rPr>
                <w:rFonts w:ascii="Times New Roman" w:hAnsi="Times New Roman"/>
                <w:sz w:val="24"/>
                <w:szCs w:val="24"/>
              </w:rPr>
              <w:t xml:space="preserve"> </w:t>
            </w:r>
            <w:proofErr w:type="spellStart"/>
            <w:r>
              <w:rPr>
                <w:rFonts w:ascii="Times New Roman" w:hAnsi="Times New Roman"/>
                <w:sz w:val="24"/>
                <w:szCs w:val="24"/>
              </w:rPr>
              <w:t>teks</w:t>
            </w:r>
            <w:proofErr w:type="spellEnd"/>
            <w:r>
              <w:rPr>
                <w:rFonts w:ascii="Times New Roman" w:hAnsi="Times New Roman"/>
                <w:sz w:val="24"/>
                <w:szCs w:val="24"/>
              </w:rPr>
              <w:t xml:space="preserve"> </w:t>
            </w:r>
            <w:proofErr w:type="spellStart"/>
            <w:r>
              <w:rPr>
                <w:rFonts w:ascii="Times New Roman" w:hAnsi="Times New Roman"/>
                <w:sz w:val="24"/>
                <w:szCs w:val="24"/>
              </w:rPr>
              <w:t>eksposisi</w:t>
            </w:r>
            <w:proofErr w:type="spellEnd"/>
            <w:r>
              <w:rPr>
                <w:rFonts w:ascii="Times New Roman" w:hAnsi="Times New Roman"/>
                <w:sz w:val="24"/>
                <w:szCs w:val="24"/>
              </w:rPr>
              <w:t xml:space="preserve"> </w:t>
            </w:r>
            <w:proofErr w:type="spellStart"/>
            <w:r>
              <w:rPr>
                <w:rFonts w:ascii="Times New Roman" w:hAnsi="Times New Roman"/>
                <w:sz w:val="24"/>
                <w:szCs w:val="24"/>
              </w:rPr>
              <w:t>analitis</w:t>
            </w:r>
            <w:proofErr w:type="spellEnd"/>
            <w:r>
              <w:rPr>
                <w:rFonts w:ascii="Times New Roman" w:hAnsi="Times New Roman"/>
                <w:sz w:val="24"/>
                <w:szCs w:val="24"/>
              </w:rPr>
              <w:t xml:space="preserve"> </w:t>
            </w:r>
            <w:proofErr w:type="spellStart"/>
            <w:r>
              <w:rPr>
                <w:rFonts w:ascii="Times New Roman" w:hAnsi="Times New Roman"/>
                <w:sz w:val="24"/>
                <w:szCs w:val="24"/>
              </w:rPr>
              <w:t>lisan</w:t>
            </w:r>
            <w:proofErr w:type="spellEnd"/>
            <w:r>
              <w:rPr>
                <w:rFonts w:ascii="Times New Roman" w:hAnsi="Times New Roman"/>
                <w:sz w:val="24"/>
                <w:szCs w:val="24"/>
              </w:rPr>
              <w:t xml:space="preserve"> dan </w:t>
            </w:r>
            <w:proofErr w:type="spellStart"/>
            <w:r>
              <w:rPr>
                <w:rFonts w:ascii="Times New Roman" w:hAnsi="Times New Roman"/>
                <w:sz w:val="24"/>
                <w:szCs w:val="24"/>
              </w:rPr>
              <w:t>tulis</w:t>
            </w:r>
            <w:proofErr w:type="spellEnd"/>
            <w:r>
              <w:rPr>
                <w:rFonts w:ascii="Times New Roman" w:hAnsi="Times New Roman"/>
                <w:sz w:val="24"/>
                <w:szCs w:val="24"/>
              </w:rPr>
              <w:t xml:space="preserve">, </w:t>
            </w:r>
            <w:proofErr w:type="spellStart"/>
            <w:r>
              <w:rPr>
                <w:rFonts w:ascii="Times New Roman" w:hAnsi="Times New Roman"/>
                <w:sz w:val="24"/>
                <w:szCs w:val="24"/>
              </w:rPr>
              <w:t>terkait</w:t>
            </w:r>
            <w:proofErr w:type="spellEnd"/>
            <w:r>
              <w:rPr>
                <w:rFonts w:ascii="Times New Roman" w:hAnsi="Times New Roman"/>
                <w:sz w:val="24"/>
                <w:szCs w:val="24"/>
              </w:rPr>
              <w:t xml:space="preserve"> </w:t>
            </w:r>
            <w:proofErr w:type="spellStart"/>
            <w:r>
              <w:rPr>
                <w:rFonts w:ascii="Times New Roman" w:hAnsi="Times New Roman"/>
                <w:sz w:val="24"/>
                <w:szCs w:val="24"/>
              </w:rPr>
              <w:t>isu</w:t>
            </w:r>
            <w:proofErr w:type="spellEnd"/>
            <w:r>
              <w:rPr>
                <w:rFonts w:ascii="Times New Roman" w:hAnsi="Times New Roman"/>
                <w:sz w:val="24"/>
                <w:szCs w:val="24"/>
              </w:rPr>
              <w:t xml:space="preserve"> </w:t>
            </w:r>
            <w:proofErr w:type="spellStart"/>
            <w:r>
              <w:rPr>
                <w:rFonts w:ascii="Times New Roman" w:hAnsi="Times New Roman"/>
                <w:sz w:val="24"/>
                <w:szCs w:val="24"/>
              </w:rPr>
              <w:t>aktual</w:t>
            </w:r>
            <w:proofErr w:type="spellEnd"/>
          </w:p>
        </w:tc>
        <w:tc>
          <w:tcPr>
            <w:tcW w:w="820" w:type="dxa"/>
            <w:tcPrChange w:id="513" w:author="Author">
              <w:tcPr>
                <w:tcW w:w="820" w:type="dxa"/>
                <w:shd w:val="clear" w:color="auto" w:fill="F2DBDB" w:themeFill="accent2" w:themeFillTint="33"/>
              </w:tcPr>
            </w:tcPrChange>
          </w:tcPr>
          <w:p w14:paraId="3A139F56"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514" w:author="Author">
              <w:tcPr>
                <w:tcW w:w="282" w:type="dxa"/>
                <w:shd w:val="clear" w:color="auto" w:fill="EAF1DD" w:themeFill="accent3" w:themeFillTint="33"/>
              </w:tcPr>
            </w:tcPrChange>
          </w:tcPr>
          <w:p w14:paraId="1DD47AD7" w14:textId="77777777" w:rsidR="00D307AF" w:rsidRDefault="00D307AF">
            <w:pPr>
              <w:spacing w:before="60" w:after="60" w:line="240" w:lineRule="auto"/>
              <w:rPr>
                <w:rFonts w:ascii="Times New Roman" w:hAnsi="Times New Roman"/>
                <w:b/>
                <w:sz w:val="24"/>
                <w:szCs w:val="24"/>
                <w:lang w:val="en-ID"/>
              </w:rPr>
            </w:pPr>
          </w:p>
        </w:tc>
        <w:tc>
          <w:tcPr>
            <w:tcW w:w="282" w:type="dxa"/>
            <w:tcPrChange w:id="515" w:author="Author">
              <w:tcPr>
                <w:tcW w:w="282" w:type="dxa"/>
                <w:shd w:val="clear" w:color="auto" w:fill="EAF1DD" w:themeFill="accent3" w:themeFillTint="33"/>
              </w:tcPr>
            </w:tcPrChange>
          </w:tcPr>
          <w:p w14:paraId="7B79405A" w14:textId="77777777" w:rsidR="00D307AF" w:rsidRDefault="00D307AF">
            <w:pPr>
              <w:spacing w:before="60" w:after="60" w:line="240" w:lineRule="auto"/>
              <w:rPr>
                <w:rFonts w:ascii="Times New Roman" w:hAnsi="Times New Roman"/>
                <w:b/>
                <w:sz w:val="24"/>
                <w:szCs w:val="24"/>
                <w:lang w:val="en-ID"/>
              </w:rPr>
            </w:pPr>
          </w:p>
        </w:tc>
        <w:tc>
          <w:tcPr>
            <w:tcW w:w="282" w:type="dxa"/>
            <w:tcPrChange w:id="516" w:author="Author">
              <w:tcPr>
                <w:tcW w:w="282" w:type="dxa"/>
                <w:shd w:val="clear" w:color="auto" w:fill="EAF1DD" w:themeFill="accent3" w:themeFillTint="33"/>
              </w:tcPr>
            </w:tcPrChange>
          </w:tcPr>
          <w:p w14:paraId="75A6AA03" w14:textId="77777777" w:rsidR="00D307AF" w:rsidRDefault="00D307AF">
            <w:pPr>
              <w:spacing w:before="60" w:after="60" w:line="240" w:lineRule="auto"/>
              <w:rPr>
                <w:rFonts w:ascii="Times New Roman" w:hAnsi="Times New Roman"/>
                <w:b/>
                <w:sz w:val="24"/>
                <w:szCs w:val="24"/>
                <w:lang w:val="en-ID"/>
              </w:rPr>
            </w:pPr>
          </w:p>
        </w:tc>
        <w:tc>
          <w:tcPr>
            <w:tcW w:w="282" w:type="dxa"/>
            <w:tcPrChange w:id="517" w:author="Author">
              <w:tcPr>
                <w:tcW w:w="282" w:type="dxa"/>
                <w:shd w:val="clear" w:color="auto" w:fill="EAF1DD" w:themeFill="accent3" w:themeFillTint="33"/>
              </w:tcPr>
            </w:tcPrChange>
          </w:tcPr>
          <w:p w14:paraId="15D535E5" w14:textId="77777777" w:rsidR="00D307AF" w:rsidRDefault="00D307AF">
            <w:pPr>
              <w:spacing w:before="60" w:after="60" w:line="240" w:lineRule="auto"/>
              <w:rPr>
                <w:rFonts w:ascii="Times New Roman" w:hAnsi="Times New Roman"/>
                <w:b/>
                <w:sz w:val="24"/>
                <w:szCs w:val="24"/>
                <w:lang w:val="en-ID"/>
              </w:rPr>
            </w:pPr>
          </w:p>
        </w:tc>
        <w:tc>
          <w:tcPr>
            <w:tcW w:w="282" w:type="dxa"/>
            <w:tcPrChange w:id="518" w:author="Author">
              <w:tcPr>
                <w:tcW w:w="282" w:type="dxa"/>
                <w:shd w:val="clear" w:color="auto" w:fill="EAF1DD" w:themeFill="accent3" w:themeFillTint="33"/>
              </w:tcPr>
            </w:tcPrChange>
          </w:tcPr>
          <w:p w14:paraId="2F814EF6" w14:textId="77777777" w:rsidR="00D307AF" w:rsidRDefault="00D307AF">
            <w:pPr>
              <w:spacing w:before="60" w:after="60" w:line="240" w:lineRule="auto"/>
              <w:rPr>
                <w:rFonts w:ascii="Times New Roman" w:hAnsi="Times New Roman"/>
                <w:b/>
                <w:sz w:val="24"/>
                <w:szCs w:val="24"/>
                <w:lang w:val="en-ID"/>
              </w:rPr>
            </w:pPr>
          </w:p>
        </w:tc>
        <w:tc>
          <w:tcPr>
            <w:tcW w:w="282" w:type="dxa"/>
            <w:tcPrChange w:id="519" w:author="Author">
              <w:tcPr>
                <w:tcW w:w="282" w:type="dxa"/>
                <w:shd w:val="clear" w:color="auto" w:fill="DAEEF3" w:themeFill="accent5" w:themeFillTint="33"/>
              </w:tcPr>
            </w:tcPrChange>
          </w:tcPr>
          <w:p w14:paraId="0EBEF2C3" w14:textId="77777777" w:rsidR="00D307AF" w:rsidRDefault="00D307AF">
            <w:pPr>
              <w:spacing w:before="60" w:after="60" w:line="240" w:lineRule="auto"/>
              <w:rPr>
                <w:rFonts w:ascii="Times New Roman" w:hAnsi="Times New Roman"/>
                <w:b/>
                <w:sz w:val="24"/>
                <w:szCs w:val="24"/>
                <w:lang w:val="en-ID"/>
              </w:rPr>
            </w:pPr>
          </w:p>
        </w:tc>
        <w:tc>
          <w:tcPr>
            <w:tcW w:w="282" w:type="dxa"/>
            <w:tcPrChange w:id="520" w:author="Author">
              <w:tcPr>
                <w:tcW w:w="282" w:type="dxa"/>
                <w:shd w:val="clear" w:color="auto" w:fill="DAEEF3" w:themeFill="accent5" w:themeFillTint="33"/>
              </w:tcPr>
            </w:tcPrChange>
          </w:tcPr>
          <w:p w14:paraId="4E73C994" w14:textId="77777777" w:rsidR="00D307AF" w:rsidRDefault="00D307AF">
            <w:pPr>
              <w:spacing w:before="60" w:after="60" w:line="240" w:lineRule="auto"/>
              <w:rPr>
                <w:rFonts w:ascii="Times New Roman" w:hAnsi="Times New Roman"/>
                <w:b/>
                <w:sz w:val="24"/>
                <w:szCs w:val="24"/>
                <w:lang w:val="en-ID"/>
              </w:rPr>
            </w:pPr>
          </w:p>
        </w:tc>
        <w:tc>
          <w:tcPr>
            <w:tcW w:w="282" w:type="dxa"/>
            <w:tcPrChange w:id="521" w:author="Author">
              <w:tcPr>
                <w:tcW w:w="282" w:type="dxa"/>
                <w:shd w:val="clear" w:color="auto" w:fill="DAEEF3" w:themeFill="accent5" w:themeFillTint="33"/>
              </w:tcPr>
            </w:tcPrChange>
          </w:tcPr>
          <w:p w14:paraId="4B090915" w14:textId="77777777" w:rsidR="00D307AF" w:rsidRDefault="00D307AF">
            <w:pPr>
              <w:spacing w:before="60" w:after="60" w:line="240" w:lineRule="auto"/>
              <w:rPr>
                <w:rFonts w:ascii="Times New Roman" w:hAnsi="Times New Roman"/>
                <w:b/>
                <w:sz w:val="24"/>
                <w:szCs w:val="24"/>
                <w:lang w:val="en-ID"/>
              </w:rPr>
            </w:pPr>
          </w:p>
        </w:tc>
        <w:tc>
          <w:tcPr>
            <w:tcW w:w="283" w:type="dxa"/>
            <w:tcPrChange w:id="522" w:author="Author">
              <w:tcPr>
                <w:tcW w:w="283" w:type="dxa"/>
                <w:shd w:val="clear" w:color="auto" w:fill="DAEEF3" w:themeFill="accent5" w:themeFillTint="33"/>
              </w:tcPr>
            </w:tcPrChange>
          </w:tcPr>
          <w:p w14:paraId="34AE4E0F" w14:textId="77777777" w:rsidR="00D307AF" w:rsidRDefault="00D307AF">
            <w:pPr>
              <w:spacing w:before="60" w:after="60" w:line="240" w:lineRule="auto"/>
              <w:rPr>
                <w:rFonts w:ascii="Times New Roman" w:hAnsi="Times New Roman"/>
                <w:b/>
                <w:sz w:val="24"/>
                <w:szCs w:val="24"/>
                <w:lang w:val="en-ID"/>
              </w:rPr>
            </w:pPr>
          </w:p>
        </w:tc>
        <w:tc>
          <w:tcPr>
            <w:tcW w:w="283" w:type="dxa"/>
            <w:tcPrChange w:id="523" w:author="Author">
              <w:tcPr>
                <w:tcW w:w="283" w:type="dxa"/>
                <w:shd w:val="clear" w:color="auto" w:fill="DAEEF3" w:themeFill="accent5" w:themeFillTint="33"/>
              </w:tcPr>
            </w:tcPrChange>
          </w:tcPr>
          <w:p w14:paraId="1DF570B7" w14:textId="77777777" w:rsidR="00D307AF" w:rsidRDefault="00D307AF">
            <w:pPr>
              <w:spacing w:before="60" w:after="60" w:line="240" w:lineRule="auto"/>
              <w:rPr>
                <w:rFonts w:ascii="Times New Roman" w:hAnsi="Times New Roman"/>
                <w:b/>
                <w:sz w:val="24"/>
                <w:szCs w:val="24"/>
                <w:lang w:val="en-ID"/>
              </w:rPr>
            </w:pPr>
          </w:p>
        </w:tc>
        <w:tc>
          <w:tcPr>
            <w:tcW w:w="283" w:type="dxa"/>
            <w:tcPrChange w:id="524" w:author="Author">
              <w:tcPr>
                <w:tcW w:w="283" w:type="dxa"/>
                <w:shd w:val="clear" w:color="auto" w:fill="EAF1DD" w:themeFill="accent3" w:themeFillTint="33"/>
              </w:tcPr>
            </w:tcPrChange>
          </w:tcPr>
          <w:p w14:paraId="6BF1D918" w14:textId="77777777" w:rsidR="00D307AF" w:rsidRDefault="00D307AF">
            <w:pPr>
              <w:spacing w:before="60" w:after="60" w:line="240" w:lineRule="auto"/>
              <w:rPr>
                <w:rFonts w:ascii="Times New Roman" w:hAnsi="Times New Roman"/>
                <w:b/>
                <w:sz w:val="24"/>
                <w:szCs w:val="24"/>
                <w:lang w:val="en-ID"/>
              </w:rPr>
            </w:pPr>
          </w:p>
        </w:tc>
        <w:tc>
          <w:tcPr>
            <w:tcW w:w="283" w:type="dxa"/>
            <w:tcPrChange w:id="525" w:author="Author">
              <w:tcPr>
                <w:tcW w:w="283" w:type="dxa"/>
                <w:shd w:val="clear" w:color="auto" w:fill="EAF1DD" w:themeFill="accent3" w:themeFillTint="33"/>
              </w:tcPr>
            </w:tcPrChange>
          </w:tcPr>
          <w:p w14:paraId="38226BE6" w14:textId="77777777" w:rsidR="00D307AF" w:rsidRDefault="00D307AF">
            <w:pPr>
              <w:spacing w:before="60" w:after="60" w:line="240" w:lineRule="auto"/>
              <w:rPr>
                <w:rFonts w:ascii="Times New Roman" w:hAnsi="Times New Roman"/>
                <w:b/>
                <w:sz w:val="24"/>
                <w:szCs w:val="24"/>
                <w:lang w:val="en-ID"/>
              </w:rPr>
            </w:pPr>
          </w:p>
        </w:tc>
        <w:tc>
          <w:tcPr>
            <w:tcW w:w="283" w:type="dxa"/>
            <w:tcPrChange w:id="526" w:author="Author">
              <w:tcPr>
                <w:tcW w:w="283" w:type="dxa"/>
                <w:shd w:val="clear" w:color="auto" w:fill="EAF1DD" w:themeFill="accent3" w:themeFillTint="33"/>
              </w:tcPr>
            </w:tcPrChange>
          </w:tcPr>
          <w:p w14:paraId="1B922BE7" w14:textId="77777777" w:rsidR="00D307AF" w:rsidRDefault="00D307AF">
            <w:pPr>
              <w:spacing w:before="60" w:after="60" w:line="240" w:lineRule="auto"/>
              <w:rPr>
                <w:rFonts w:ascii="Times New Roman" w:hAnsi="Times New Roman"/>
                <w:b/>
                <w:sz w:val="24"/>
                <w:szCs w:val="24"/>
                <w:lang w:val="en-ID"/>
              </w:rPr>
            </w:pPr>
          </w:p>
        </w:tc>
        <w:tc>
          <w:tcPr>
            <w:tcW w:w="283" w:type="dxa"/>
            <w:tcPrChange w:id="527" w:author="Author">
              <w:tcPr>
                <w:tcW w:w="283" w:type="dxa"/>
                <w:shd w:val="clear" w:color="auto" w:fill="EAF1DD" w:themeFill="accent3" w:themeFillTint="33"/>
              </w:tcPr>
            </w:tcPrChange>
          </w:tcPr>
          <w:p w14:paraId="51AAEC1F" w14:textId="77777777" w:rsidR="00D307AF" w:rsidRDefault="00D307AF">
            <w:pPr>
              <w:spacing w:before="60" w:after="60" w:line="240" w:lineRule="auto"/>
              <w:rPr>
                <w:rFonts w:ascii="Times New Roman" w:hAnsi="Times New Roman"/>
                <w:b/>
                <w:sz w:val="24"/>
                <w:szCs w:val="24"/>
                <w:lang w:val="en-ID"/>
              </w:rPr>
            </w:pPr>
          </w:p>
        </w:tc>
        <w:tc>
          <w:tcPr>
            <w:tcW w:w="283" w:type="dxa"/>
            <w:tcPrChange w:id="528" w:author="Author">
              <w:tcPr>
                <w:tcW w:w="283" w:type="dxa"/>
                <w:shd w:val="clear" w:color="auto" w:fill="EAF1DD" w:themeFill="accent3" w:themeFillTint="33"/>
              </w:tcPr>
            </w:tcPrChange>
          </w:tcPr>
          <w:p w14:paraId="25314BBD" w14:textId="77777777" w:rsidR="00D307AF" w:rsidRDefault="00D307AF">
            <w:pPr>
              <w:spacing w:before="60" w:after="60" w:line="240" w:lineRule="auto"/>
              <w:rPr>
                <w:rFonts w:ascii="Times New Roman" w:hAnsi="Times New Roman"/>
                <w:b/>
                <w:sz w:val="24"/>
                <w:szCs w:val="24"/>
                <w:lang w:val="en-ID"/>
              </w:rPr>
            </w:pPr>
          </w:p>
        </w:tc>
        <w:tc>
          <w:tcPr>
            <w:tcW w:w="283" w:type="dxa"/>
            <w:tcPrChange w:id="529" w:author="Author">
              <w:tcPr>
                <w:tcW w:w="283" w:type="dxa"/>
                <w:shd w:val="clear" w:color="auto" w:fill="DAEEF3" w:themeFill="accent5" w:themeFillTint="33"/>
              </w:tcPr>
            </w:tcPrChange>
          </w:tcPr>
          <w:p w14:paraId="6F334967" w14:textId="77777777" w:rsidR="00D307AF" w:rsidRDefault="00D307AF">
            <w:pPr>
              <w:spacing w:before="60" w:after="60" w:line="240" w:lineRule="auto"/>
              <w:rPr>
                <w:rFonts w:ascii="Times New Roman" w:hAnsi="Times New Roman"/>
                <w:b/>
                <w:sz w:val="24"/>
                <w:szCs w:val="24"/>
                <w:lang w:val="en-ID"/>
              </w:rPr>
            </w:pPr>
          </w:p>
        </w:tc>
        <w:tc>
          <w:tcPr>
            <w:tcW w:w="283" w:type="dxa"/>
            <w:tcPrChange w:id="530" w:author="Author">
              <w:tcPr>
                <w:tcW w:w="283" w:type="dxa"/>
                <w:shd w:val="clear" w:color="auto" w:fill="DAEEF3" w:themeFill="accent5" w:themeFillTint="33"/>
              </w:tcPr>
            </w:tcPrChange>
          </w:tcPr>
          <w:p w14:paraId="1D93FA04" w14:textId="77777777" w:rsidR="00D307AF" w:rsidRDefault="00D307AF">
            <w:pPr>
              <w:spacing w:before="60" w:after="60" w:line="240" w:lineRule="auto"/>
              <w:rPr>
                <w:rFonts w:ascii="Times New Roman" w:hAnsi="Times New Roman"/>
                <w:b/>
                <w:sz w:val="24"/>
                <w:szCs w:val="24"/>
                <w:lang w:val="en-ID"/>
              </w:rPr>
            </w:pPr>
          </w:p>
        </w:tc>
        <w:tc>
          <w:tcPr>
            <w:tcW w:w="283" w:type="dxa"/>
            <w:tcPrChange w:id="531" w:author="Author">
              <w:tcPr>
                <w:tcW w:w="283" w:type="dxa"/>
                <w:shd w:val="clear" w:color="auto" w:fill="DAEEF3" w:themeFill="accent5" w:themeFillTint="33"/>
              </w:tcPr>
            </w:tcPrChange>
          </w:tcPr>
          <w:p w14:paraId="50EB4032" w14:textId="77777777" w:rsidR="00D307AF" w:rsidRDefault="00D307AF">
            <w:pPr>
              <w:spacing w:before="60" w:after="60" w:line="240" w:lineRule="auto"/>
              <w:rPr>
                <w:rFonts w:ascii="Times New Roman" w:hAnsi="Times New Roman"/>
                <w:b/>
                <w:sz w:val="24"/>
                <w:szCs w:val="24"/>
                <w:lang w:val="en-ID"/>
              </w:rPr>
            </w:pPr>
          </w:p>
        </w:tc>
        <w:tc>
          <w:tcPr>
            <w:tcW w:w="283" w:type="dxa"/>
            <w:tcPrChange w:id="532" w:author="Author">
              <w:tcPr>
                <w:tcW w:w="283" w:type="dxa"/>
                <w:shd w:val="clear" w:color="auto" w:fill="DAEEF3" w:themeFill="accent5" w:themeFillTint="33"/>
              </w:tcPr>
            </w:tcPrChange>
          </w:tcPr>
          <w:p w14:paraId="6C0AA8B6" w14:textId="7D367B09" w:rsidR="00D307AF" w:rsidRDefault="00E0229E">
            <w:pPr>
              <w:spacing w:before="60" w:after="60" w:line="240" w:lineRule="auto"/>
              <w:rPr>
                <w:rFonts w:ascii="Times New Roman" w:hAnsi="Times New Roman"/>
                <w:b/>
                <w:sz w:val="24"/>
                <w:szCs w:val="24"/>
                <w:lang w:val="en-ID"/>
              </w:rPr>
            </w:pPr>
            <w:ins w:id="533" w:author="Author">
              <w:r>
                <w:rPr>
                  <w:rFonts w:ascii="Times New Roman" w:hAnsi="Times New Roman"/>
                  <w:b/>
                  <w:sz w:val="24"/>
                  <w:szCs w:val="24"/>
                  <w:lang w:val="en-ID"/>
                </w:rPr>
                <w:t>2</w:t>
              </w:r>
            </w:ins>
          </w:p>
        </w:tc>
        <w:tc>
          <w:tcPr>
            <w:tcW w:w="283" w:type="dxa"/>
            <w:tcPrChange w:id="534" w:author="Author">
              <w:tcPr>
                <w:tcW w:w="283" w:type="dxa"/>
                <w:shd w:val="clear" w:color="auto" w:fill="DAEEF3" w:themeFill="accent5" w:themeFillTint="33"/>
              </w:tcPr>
            </w:tcPrChange>
          </w:tcPr>
          <w:p w14:paraId="5E7FB75C" w14:textId="77777777" w:rsidR="00D307AF" w:rsidRDefault="00D307AF">
            <w:pPr>
              <w:spacing w:before="60" w:after="60" w:line="240" w:lineRule="auto"/>
              <w:rPr>
                <w:ins w:id="535" w:author="Author"/>
                <w:rFonts w:ascii="Times New Roman" w:hAnsi="Times New Roman"/>
                <w:b/>
                <w:sz w:val="24"/>
                <w:szCs w:val="24"/>
                <w:lang w:val="en-ID"/>
              </w:rPr>
            </w:pPr>
          </w:p>
          <w:p w14:paraId="6FE444A7" w14:textId="77777777" w:rsidR="00E0229E" w:rsidRDefault="00E0229E">
            <w:pPr>
              <w:spacing w:before="60" w:after="60" w:line="240" w:lineRule="auto"/>
              <w:rPr>
                <w:ins w:id="536" w:author="Author"/>
                <w:rFonts w:ascii="Times New Roman" w:hAnsi="Times New Roman"/>
                <w:b/>
                <w:sz w:val="24"/>
                <w:szCs w:val="24"/>
                <w:lang w:val="en-ID"/>
              </w:rPr>
            </w:pPr>
          </w:p>
          <w:p w14:paraId="370848F0" w14:textId="77777777" w:rsidR="00E0229E" w:rsidRDefault="00E0229E">
            <w:pPr>
              <w:spacing w:before="60" w:after="60" w:line="240" w:lineRule="auto"/>
              <w:rPr>
                <w:ins w:id="537" w:author="Author"/>
                <w:rFonts w:ascii="Times New Roman" w:hAnsi="Times New Roman"/>
                <w:b/>
                <w:sz w:val="24"/>
                <w:szCs w:val="24"/>
                <w:lang w:val="en-ID"/>
              </w:rPr>
            </w:pPr>
          </w:p>
          <w:p w14:paraId="444A80CB" w14:textId="77777777" w:rsidR="00E0229E" w:rsidRDefault="00E0229E">
            <w:pPr>
              <w:spacing w:before="60" w:after="60" w:line="240" w:lineRule="auto"/>
              <w:rPr>
                <w:ins w:id="538" w:author="Author"/>
                <w:rFonts w:ascii="Times New Roman" w:hAnsi="Times New Roman"/>
                <w:b/>
                <w:sz w:val="24"/>
                <w:szCs w:val="24"/>
                <w:lang w:val="en-ID"/>
              </w:rPr>
            </w:pPr>
          </w:p>
          <w:p w14:paraId="6FF73331" w14:textId="2EB9A39B" w:rsidR="00E0229E" w:rsidRDefault="00E0229E">
            <w:pPr>
              <w:spacing w:before="60" w:after="60" w:line="240" w:lineRule="auto"/>
              <w:rPr>
                <w:rFonts w:ascii="Times New Roman" w:hAnsi="Times New Roman"/>
                <w:b/>
                <w:sz w:val="24"/>
                <w:szCs w:val="24"/>
                <w:lang w:val="en-ID"/>
              </w:rPr>
            </w:pPr>
          </w:p>
        </w:tc>
        <w:tc>
          <w:tcPr>
            <w:tcW w:w="283" w:type="dxa"/>
            <w:tcPrChange w:id="539" w:author="Author">
              <w:tcPr>
                <w:tcW w:w="283" w:type="dxa"/>
                <w:shd w:val="clear" w:color="auto" w:fill="EAF1DD" w:themeFill="accent3" w:themeFillTint="33"/>
              </w:tcPr>
            </w:tcPrChange>
          </w:tcPr>
          <w:p w14:paraId="7973E059" w14:textId="77777777" w:rsidR="00D307AF" w:rsidRDefault="00D307AF">
            <w:pPr>
              <w:spacing w:before="60" w:after="60" w:line="240" w:lineRule="auto"/>
              <w:rPr>
                <w:rFonts w:ascii="Times New Roman" w:hAnsi="Times New Roman"/>
                <w:b/>
                <w:sz w:val="24"/>
                <w:szCs w:val="24"/>
                <w:lang w:val="en-ID"/>
              </w:rPr>
            </w:pPr>
          </w:p>
        </w:tc>
        <w:tc>
          <w:tcPr>
            <w:tcW w:w="283" w:type="dxa"/>
            <w:tcPrChange w:id="540" w:author="Author">
              <w:tcPr>
                <w:tcW w:w="283" w:type="dxa"/>
                <w:shd w:val="clear" w:color="auto" w:fill="EAF1DD" w:themeFill="accent3" w:themeFillTint="33"/>
              </w:tcPr>
            </w:tcPrChange>
          </w:tcPr>
          <w:p w14:paraId="6D72B8C8" w14:textId="77777777" w:rsidR="00D307AF" w:rsidRDefault="00D307AF">
            <w:pPr>
              <w:spacing w:before="60" w:after="60" w:line="240" w:lineRule="auto"/>
              <w:rPr>
                <w:rFonts w:ascii="Times New Roman" w:hAnsi="Times New Roman"/>
                <w:b/>
                <w:sz w:val="24"/>
                <w:szCs w:val="24"/>
                <w:lang w:val="en-ID"/>
              </w:rPr>
            </w:pPr>
          </w:p>
        </w:tc>
        <w:tc>
          <w:tcPr>
            <w:tcW w:w="283" w:type="dxa"/>
            <w:tcPrChange w:id="541" w:author="Author">
              <w:tcPr>
                <w:tcW w:w="283" w:type="dxa"/>
                <w:shd w:val="clear" w:color="auto" w:fill="EAF1DD" w:themeFill="accent3" w:themeFillTint="33"/>
              </w:tcPr>
            </w:tcPrChange>
          </w:tcPr>
          <w:p w14:paraId="6527B3A2" w14:textId="77777777" w:rsidR="00D307AF" w:rsidRDefault="00D307AF">
            <w:pPr>
              <w:spacing w:before="60" w:after="60" w:line="240" w:lineRule="auto"/>
              <w:rPr>
                <w:rFonts w:ascii="Times New Roman" w:hAnsi="Times New Roman"/>
                <w:b/>
                <w:sz w:val="24"/>
                <w:szCs w:val="24"/>
                <w:lang w:val="en-ID"/>
              </w:rPr>
            </w:pPr>
          </w:p>
        </w:tc>
        <w:tc>
          <w:tcPr>
            <w:tcW w:w="283" w:type="dxa"/>
            <w:tcPrChange w:id="542" w:author="Author">
              <w:tcPr>
                <w:tcW w:w="283" w:type="dxa"/>
                <w:shd w:val="clear" w:color="auto" w:fill="EAF1DD" w:themeFill="accent3" w:themeFillTint="33"/>
              </w:tcPr>
            </w:tcPrChange>
          </w:tcPr>
          <w:p w14:paraId="3F234C1B" w14:textId="77777777" w:rsidR="00D307AF" w:rsidRDefault="00D307AF">
            <w:pPr>
              <w:spacing w:before="60" w:after="60" w:line="240" w:lineRule="auto"/>
              <w:rPr>
                <w:rFonts w:ascii="Times New Roman" w:hAnsi="Times New Roman"/>
                <w:b/>
                <w:sz w:val="24"/>
                <w:szCs w:val="24"/>
                <w:lang w:val="en-ID"/>
              </w:rPr>
            </w:pPr>
          </w:p>
        </w:tc>
        <w:tc>
          <w:tcPr>
            <w:tcW w:w="283" w:type="dxa"/>
            <w:tcPrChange w:id="543" w:author="Author">
              <w:tcPr>
                <w:tcW w:w="283" w:type="dxa"/>
                <w:shd w:val="clear" w:color="auto" w:fill="EAF1DD" w:themeFill="accent3" w:themeFillTint="33"/>
              </w:tcPr>
            </w:tcPrChange>
          </w:tcPr>
          <w:p w14:paraId="482B841F" w14:textId="77777777" w:rsidR="00D307AF" w:rsidRDefault="00D307AF">
            <w:pPr>
              <w:spacing w:before="60" w:after="60" w:line="240" w:lineRule="auto"/>
              <w:rPr>
                <w:rFonts w:ascii="Times New Roman" w:hAnsi="Times New Roman"/>
                <w:b/>
                <w:sz w:val="24"/>
                <w:szCs w:val="24"/>
                <w:lang w:val="en-ID"/>
              </w:rPr>
            </w:pPr>
          </w:p>
        </w:tc>
        <w:tc>
          <w:tcPr>
            <w:tcW w:w="283" w:type="dxa"/>
            <w:tcPrChange w:id="544" w:author="Author">
              <w:tcPr>
                <w:tcW w:w="283" w:type="dxa"/>
                <w:shd w:val="clear" w:color="auto" w:fill="DAEEF3" w:themeFill="accent5" w:themeFillTint="33"/>
              </w:tcPr>
            </w:tcPrChange>
          </w:tcPr>
          <w:p w14:paraId="48786AB5" w14:textId="77777777" w:rsidR="00D307AF" w:rsidRDefault="00D307AF">
            <w:pPr>
              <w:spacing w:before="60" w:after="60" w:line="240" w:lineRule="auto"/>
              <w:rPr>
                <w:rFonts w:ascii="Times New Roman" w:hAnsi="Times New Roman"/>
                <w:b/>
                <w:sz w:val="24"/>
                <w:szCs w:val="24"/>
                <w:lang w:val="en-ID"/>
              </w:rPr>
            </w:pPr>
          </w:p>
        </w:tc>
        <w:tc>
          <w:tcPr>
            <w:tcW w:w="283" w:type="dxa"/>
            <w:tcPrChange w:id="545" w:author="Author">
              <w:tcPr>
                <w:tcW w:w="283" w:type="dxa"/>
                <w:shd w:val="clear" w:color="auto" w:fill="DAEEF3" w:themeFill="accent5" w:themeFillTint="33"/>
              </w:tcPr>
            </w:tcPrChange>
          </w:tcPr>
          <w:p w14:paraId="4EA28C9A" w14:textId="77777777" w:rsidR="00D307AF" w:rsidRDefault="00D307AF">
            <w:pPr>
              <w:spacing w:before="60" w:after="60" w:line="240" w:lineRule="auto"/>
              <w:rPr>
                <w:rFonts w:ascii="Times New Roman" w:hAnsi="Times New Roman"/>
                <w:b/>
                <w:sz w:val="24"/>
                <w:szCs w:val="24"/>
                <w:lang w:val="en-ID"/>
              </w:rPr>
            </w:pPr>
          </w:p>
        </w:tc>
        <w:tc>
          <w:tcPr>
            <w:tcW w:w="283" w:type="dxa"/>
            <w:tcPrChange w:id="546" w:author="Author">
              <w:tcPr>
                <w:tcW w:w="283" w:type="dxa"/>
                <w:shd w:val="clear" w:color="auto" w:fill="DAEEF3" w:themeFill="accent5" w:themeFillTint="33"/>
              </w:tcPr>
            </w:tcPrChange>
          </w:tcPr>
          <w:p w14:paraId="4CF8CA88" w14:textId="77777777" w:rsidR="00D307AF" w:rsidRDefault="00D307AF">
            <w:pPr>
              <w:spacing w:before="60" w:after="60" w:line="240" w:lineRule="auto"/>
              <w:rPr>
                <w:rFonts w:ascii="Times New Roman" w:hAnsi="Times New Roman"/>
                <w:b/>
                <w:sz w:val="24"/>
                <w:szCs w:val="24"/>
                <w:lang w:val="en-ID"/>
              </w:rPr>
            </w:pPr>
          </w:p>
        </w:tc>
        <w:tc>
          <w:tcPr>
            <w:tcW w:w="283" w:type="dxa"/>
            <w:tcPrChange w:id="547" w:author="Author">
              <w:tcPr>
                <w:tcW w:w="283" w:type="dxa"/>
                <w:shd w:val="clear" w:color="auto" w:fill="DAEEF3" w:themeFill="accent5" w:themeFillTint="33"/>
              </w:tcPr>
            </w:tcPrChange>
          </w:tcPr>
          <w:p w14:paraId="7F7EB465" w14:textId="77777777" w:rsidR="00D307AF" w:rsidRDefault="00D307AF">
            <w:pPr>
              <w:spacing w:before="60" w:after="60" w:line="240" w:lineRule="auto"/>
              <w:rPr>
                <w:rFonts w:ascii="Times New Roman" w:hAnsi="Times New Roman"/>
                <w:b/>
                <w:sz w:val="24"/>
                <w:szCs w:val="24"/>
                <w:lang w:val="en-ID"/>
              </w:rPr>
            </w:pPr>
          </w:p>
        </w:tc>
        <w:tc>
          <w:tcPr>
            <w:tcW w:w="283" w:type="dxa"/>
            <w:tcPrChange w:id="548" w:author="Author">
              <w:tcPr>
                <w:tcW w:w="283" w:type="dxa"/>
                <w:shd w:val="clear" w:color="auto" w:fill="DAEEF3" w:themeFill="accent5" w:themeFillTint="33"/>
              </w:tcPr>
            </w:tcPrChange>
          </w:tcPr>
          <w:p w14:paraId="3ADB8399" w14:textId="77777777" w:rsidR="00D307AF" w:rsidRDefault="00D307AF">
            <w:pPr>
              <w:spacing w:before="60" w:after="60" w:line="240" w:lineRule="auto"/>
              <w:rPr>
                <w:rFonts w:ascii="Times New Roman" w:hAnsi="Times New Roman"/>
                <w:b/>
                <w:sz w:val="24"/>
                <w:szCs w:val="24"/>
                <w:lang w:val="en-ID"/>
              </w:rPr>
            </w:pPr>
          </w:p>
        </w:tc>
      </w:tr>
      <w:tr w:rsidR="00F118C4" w:rsidRPr="00DD74A3" w14:paraId="45C1670B" w14:textId="77777777" w:rsidTr="00370CD2">
        <w:trPr>
          <w:trHeight w:val="240"/>
          <w:trPrChange w:id="549" w:author="Author">
            <w:trPr>
              <w:trHeight w:val="240"/>
            </w:trPr>
          </w:trPrChange>
        </w:trPr>
        <w:tc>
          <w:tcPr>
            <w:tcW w:w="14524" w:type="dxa"/>
            <w:gridSpan w:val="33"/>
            <w:tcPrChange w:id="550" w:author="Author">
              <w:tcPr>
                <w:tcW w:w="14524" w:type="dxa"/>
                <w:gridSpan w:val="33"/>
                <w:shd w:val="clear" w:color="auto" w:fill="FDE9D9" w:themeFill="accent6" w:themeFillTint="33"/>
              </w:tcPr>
            </w:tcPrChange>
          </w:tcPr>
          <w:p w14:paraId="488C345B"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4 :</w:t>
            </w:r>
            <w:proofErr w:type="gramEnd"/>
            <w:r>
              <w:rPr>
                <w:rFonts w:ascii="Times New Roman" w:hAnsi="Times New Roman"/>
                <w:b/>
                <w:bCs/>
                <w:caps/>
                <w:sz w:val="24"/>
                <w:szCs w:val="24"/>
              </w:rPr>
              <w:t xml:space="preserve"> menyusun teks esposisi analitik</w:t>
            </w:r>
          </w:p>
        </w:tc>
      </w:tr>
      <w:tr w:rsidR="00E0229E" w:rsidRPr="00DD74A3" w14:paraId="6251A261" w14:textId="77777777" w:rsidTr="00370CD2">
        <w:trPr>
          <w:trHeight w:val="240"/>
          <w:trPrChange w:id="551" w:author="Author">
            <w:trPr>
              <w:trHeight w:val="240"/>
            </w:trPr>
          </w:trPrChange>
        </w:trPr>
        <w:tc>
          <w:tcPr>
            <w:tcW w:w="452" w:type="dxa"/>
            <w:tcPrChange w:id="552" w:author="Author">
              <w:tcPr>
                <w:tcW w:w="452" w:type="dxa"/>
                <w:shd w:val="clear" w:color="auto" w:fill="BFBFBF" w:themeFill="background1" w:themeFillShade="BF"/>
              </w:tcPr>
            </w:tcPrChange>
          </w:tcPr>
          <w:p w14:paraId="279ADEA0"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ins w:id="553" w:author="Author">
              <w:r w:rsidR="006F70F5">
                <w:rPr>
                  <w:rFonts w:ascii="Times New Roman" w:hAnsi="Times New Roman"/>
                  <w:b/>
                  <w:sz w:val="24"/>
                  <w:szCs w:val="24"/>
                  <w:lang w:val="en-ID"/>
                </w:rPr>
                <w:t>0</w:t>
              </w:r>
            </w:ins>
          </w:p>
        </w:tc>
        <w:tc>
          <w:tcPr>
            <w:tcW w:w="4770" w:type="dxa"/>
            <w:tcPrChange w:id="554" w:author="Author">
              <w:tcPr>
                <w:tcW w:w="4770" w:type="dxa"/>
                <w:shd w:val="clear" w:color="auto" w:fill="F2F2F2" w:themeFill="background1" w:themeFillShade="F2"/>
              </w:tcPr>
            </w:tcPrChange>
          </w:tcPr>
          <w:p w14:paraId="7B5B5A7E"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eastAsia="Bookman Old Style" w:hAnsi="Times New Roman"/>
                <w:sz w:val="24"/>
                <w:szCs w:val="24"/>
              </w:rPr>
              <w:t>11.4.7</w:t>
            </w:r>
            <w:r>
              <w:rPr>
                <w:rFonts w:ascii="Times New Roman" w:eastAsia="Bookman Old Style" w:hAnsi="Times New Roman"/>
                <w:sz w:val="24"/>
                <w:szCs w:val="24"/>
              </w:rPr>
              <w:tab/>
            </w:r>
            <w:r>
              <w:rPr>
                <w:rFonts w:ascii="Times New Roman" w:hAnsi="Times New Roman"/>
                <w:sz w:val="24"/>
                <w:szCs w:val="24"/>
              </w:rPr>
              <w:t xml:space="preserve">Setelah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pembelajaran</w:t>
            </w:r>
            <w:proofErr w:type="spellEnd"/>
            <w:r>
              <w:rPr>
                <w:rFonts w:ascii="Times New Roman" w:hAnsi="Times New Roman"/>
                <w:sz w:val="24"/>
                <w:szCs w:val="24"/>
              </w:rPr>
              <w:t xml:space="preserve"> 4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Anda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b/>
                <w:sz w:val="24"/>
                <w:szCs w:val="24"/>
              </w:rPr>
              <w:t>menyusun</w:t>
            </w:r>
            <w:proofErr w:type="spellEnd"/>
            <w:r>
              <w:rPr>
                <w:rFonts w:ascii="Times New Roman" w:hAnsi="Times New Roman"/>
                <w:b/>
                <w:sz w:val="24"/>
                <w:szCs w:val="24"/>
              </w:rPr>
              <w:t xml:space="preserve"> </w:t>
            </w:r>
            <w:r>
              <w:rPr>
                <w:rFonts w:ascii="Times New Roman" w:hAnsi="Times New Roman"/>
                <w:sz w:val="24"/>
                <w:szCs w:val="24"/>
              </w:rPr>
              <w:t xml:space="preserve">dan </w:t>
            </w:r>
            <w:proofErr w:type="spellStart"/>
            <w:r>
              <w:rPr>
                <w:rFonts w:ascii="Times New Roman" w:hAnsi="Times New Roman"/>
                <w:b/>
                <w:sz w:val="24"/>
                <w:szCs w:val="24"/>
              </w:rPr>
              <w:t>menulis</w:t>
            </w:r>
            <w:proofErr w:type="spellEnd"/>
            <w:r>
              <w:rPr>
                <w:rFonts w:ascii="Times New Roman" w:hAnsi="Times New Roman"/>
                <w:b/>
                <w:sz w:val="24"/>
                <w:szCs w:val="24"/>
              </w:rPr>
              <w:t xml:space="preserve"> </w:t>
            </w:r>
            <w:proofErr w:type="spellStart"/>
            <w:r>
              <w:rPr>
                <w:rFonts w:ascii="Times New Roman" w:hAnsi="Times New Roman"/>
                <w:sz w:val="24"/>
                <w:szCs w:val="24"/>
              </w:rPr>
              <w:t>teks</w:t>
            </w:r>
            <w:proofErr w:type="spellEnd"/>
            <w:r>
              <w:rPr>
                <w:rFonts w:ascii="Times New Roman" w:hAnsi="Times New Roman"/>
                <w:sz w:val="24"/>
                <w:szCs w:val="24"/>
              </w:rPr>
              <w:t xml:space="preserve"> </w:t>
            </w:r>
            <w:proofErr w:type="spellStart"/>
            <w:r w:rsidRPr="00702DF7">
              <w:rPr>
                <w:rFonts w:ascii="Times New Roman" w:hAnsi="Times New Roman"/>
                <w:sz w:val="24"/>
                <w:szCs w:val="24"/>
                <w:lang w:val="en-ID"/>
              </w:rPr>
              <w:t>eksposisi</w:t>
            </w:r>
            <w:proofErr w:type="spellEnd"/>
            <w:r>
              <w:rPr>
                <w:rFonts w:ascii="Times New Roman" w:hAnsi="Times New Roman"/>
                <w:sz w:val="24"/>
                <w:szCs w:val="24"/>
              </w:rPr>
              <w:t xml:space="preserve"> </w:t>
            </w:r>
            <w:proofErr w:type="spellStart"/>
            <w:r>
              <w:rPr>
                <w:rFonts w:ascii="Times New Roman" w:hAnsi="Times New Roman"/>
                <w:sz w:val="24"/>
                <w:szCs w:val="24"/>
              </w:rPr>
              <w:t>analitis</w:t>
            </w:r>
            <w:proofErr w:type="spellEnd"/>
            <w:r>
              <w:rPr>
                <w:rFonts w:ascii="Times New Roman" w:hAnsi="Times New Roman"/>
                <w:sz w:val="24"/>
                <w:szCs w:val="24"/>
              </w:rPr>
              <w:t xml:space="preserve"> </w:t>
            </w:r>
            <w:proofErr w:type="spellStart"/>
            <w:r>
              <w:rPr>
                <w:rFonts w:ascii="Times New Roman" w:hAnsi="Times New Roman"/>
                <w:sz w:val="24"/>
                <w:szCs w:val="24"/>
              </w:rPr>
              <w:t>tulis</w:t>
            </w:r>
            <w:proofErr w:type="spellEnd"/>
            <w:r>
              <w:rPr>
                <w:rFonts w:ascii="Times New Roman" w:hAnsi="Times New Roman"/>
                <w:sz w:val="24"/>
                <w:szCs w:val="24"/>
              </w:rPr>
              <w:t xml:space="preserve">, </w:t>
            </w:r>
            <w:proofErr w:type="spellStart"/>
            <w:r>
              <w:rPr>
                <w:rFonts w:ascii="Times New Roman" w:hAnsi="Times New Roman"/>
                <w:sz w:val="24"/>
                <w:szCs w:val="24"/>
              </w:rPr>
              <w:t>terkait</w:t>
            </w:r>
            <w:proofErr w:type="spellEnd"/>
            <w:r>
              <w:rPr>
                <w:rFonts w:ascii="Times New Roman" w:hAnsi="Times New Roman"/>
                <w:sz w:val="24"/>
                <w:szCs w:val="24"/>
              </w:rPr>
              <w:t xml:space="preserve"> </w:t>
            </w:r>
            <w:proofErr w:type="spellStart"/>
            <w:r>
              <w:rPr>
                <w:rFonts w:ascii="Times New Roman" w:hAnsi="Times New Roman"/>
                <w:sz w:val="24"/>
                <w:szCs w:val="24"/>
              </w:rPr>
              <w:t>isu</w:t>
            </w:r>
            <w:proofErr w:type="spellEnd"/>
            <w:r>
              <w:rPr>
                <w:rFonts w:ascii="Times New Roman" w:hAnsi="Times New Roman"/>
                <w:sz w:val="24"/>
                <w:szCs w:val="24"/>
              </w:rPr>
              <w:t xml:space="preserve"> </w:t>
            </w:r>
            <w:proofErr w:type="spellStart"/>
            <w:r>
              <w:rPr>
                <w:rFonts w:ascii="Times New Roman" w:hAnsi="Times New Roman"/>
                <w:sz w:val="24"/>
                <w:szCs w:val="24"/>
              </w:rPr>
              <w:t>aktual</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memperhatikan</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sosial</w:t>
            </w:r>
            <w:proofErr w:type="spellEnd"/>
            <w:r>
              <w:rPr>
                <w:rFonts w:ascii="Times New Roman" w:hAnsi="Times New Roman"/>
                <w:sz w:val="24"/>
                <w:szCs w:val="24"/>
              </w:rPr>
              <w:t xml:space="preserve">, </w:t>
            </w:r>
            <w:proofErr w:type="spellStart"/>
            <w:r>
              <w:rPr>
                <w:rFonts w:ascii="Times New Roman" w:hAnsi="Times New Roman"/>
                <w:sz w:val="24"/>
                <w:szCs w:val="24"/>
              </w:rPr>
              <w:t>struktur</w:t>
            </w:r>
            <w:proofErr w:type="spellEnd"/>
            <w:r>
              <w:rPr>
                <w:rFonts w:ascii="Times New Roman" w:hAnsi="Times New Roman"/>
                <w:sz w:val="24"/>
                <w:szCs w:val="24"/>
              </w:rPr>
              <w:t xml:space="preserve"> </w:t>
            </w:r>
            <w:proofErr w:type="spellStart"/>
            <w:r>
              <w:rPr>
                <w:rFonts w:ascii="Times New Roman" w:hAnsi="Times New Roman"/>
                <w:sz w:val="24"/>
                <w:szCs w:val="24"/>
              </w:rPr>
              <w:t>teks</w:t>
            </w:r>
            <w:proofErr w:type="spellEnd"/>
            <w:r>
              <w:rPr>
                <w:rFonts w:ascii="Times New Roman" w:hAnsi="Times New Roman"/>
                <w:sz w:val="24"/>
                <w:szCs w:val="24"/>
              </w:rPr>
              <w:t xml:space="preserve">, dan </w:t>
            </w:r>
            <w:proofErr w:type="spellStart"/>
            <w:r>
              <w:rPr>
                <w:rFonts w:ascii="Times New Roman" w:hAnsi="Times New Roman"/>
                <w:sz w:val="24"/>
                <w:szCs w:val="24"/>
              </w:rPr>
              <w:t>unsur</w:t>
            </w:r>
            <w:proofErr w:type="spellEnd"/>
            <w:r>
              <w:rPr>
                <w:rFonts w:ascii="Times New Roman" w:hAnsi="Times New Roman"/>
                <w:sz w:val="24"/>
                <w:szCs w:val="24"/>
              </w:rPr>
              <w:t xml:space="preserve"> </w:t>
            </w:r>
            <w:proofErr w:type="spellStart"/>
            <w:r>
              <w:rPr>
                <w:rFonts w:ascii="Times New Roman" w:hAnsi="Times New Roman"/>
                <w:sz w:val="24"/>
                <w:szCs w:val="24"/>
              </w:rPr>
              <w:t>kebahasaan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benar</w:t>
            </w:r>
            <w:proofErr w:type="spellEnd"/>
            <w:r>
              <w:rPr>
                <w:rFonts w:ascii="Times New Roman" w:hAnsi="Times New Roman"/>
                <w:sz w:val="24"/>
                <w:szCs w:val="24"/>
              </w:rPr>
              <w:t xml:space="preserve"> dan </w:t>
            </w:r>
            <w:proofErr w:type="spellStart"/>
            <w:r>
              <w:rPr>
                <w:rFonts w:ascii="Times New Roman" w:hAnsi="Times New Roman"/>
                <w:sz w:val="24"/>
                <w:szCs w:val="24"/>
              </w:rPr>
              <w:t>sesuai</w:t>
            </w:r>
            <w:proofErr w:type="spellEnd"/>
            <w:r>
              <w:rPr>
                <w:rFonts w:ascii="Times New Roman" w:hAnsi="Times New Roman"/>
                <w:sz w:val="24"/>
                <w:szCs w:val="24"/>
              </w:rPr>
              <w:t xml:space="preserve"> </w:t>
            </w:r>
            <w:proofErr w:type="spellStart"/>
            <w:r>
              <w:rPr>
                <w:rFonts w:ascii="Times New Roman" w:hAnsi="Times New Roman"/>
                <w:sz w:val="24"/>
                <w:szCs w:val="24"/>
              </w:rPr>
              <w:t>konteks</w:t>
            </w:r>
            <w:proofErr w:type="spellEnd"/>
          </w:p>
        </w:tc>
        <w:tc>
          <w:tcPr>
            <w:tcW w:w="820" w:type="dxa"/>
            <w:tcPrChange w:id="555" w:author="Author">
              <w:tcPr>
                <w:tcW w:w="820" w:type="dxa"/>
                <w:shd w:val="clear" w:color="auto" w:fill="F2DBDB" w:themeFill="accent2" w:themeFillTint="33"/>
              </w:tcPr>
            </w:tcPrChange>
          </w:tcPr>
          <w:p w14:paraId="7AAB80B7"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556" w:author="Author">
              <w:tcPr>
                <w:tcW w:w="282" w:type="dxa"/>
                <w:shd w:val="clear" w:color="auto" w:fill="EAF1DD" w:themeFill="accent3" w:themeFillTint="33"/>
              </w:tcPr>
            </w:tcPrChange>
          </w:tcPr>
          <w:p w14:paraId="2075F0E2" w14:textId="77777777" w:rsidR="00D307AF" w:rsidRDefault="00D307AF">
            <w:pPr>
              <w:spacing w:before="60" w:after="60" w:line="240" w:lineRule="auto"/>
              <w:rPr>
                <w:rFonts w:ascii="Times New Roman" w:hAnsi="Times New Roman"/>
                <w:b/>
                <w:sz w:val="24"/>
                <w:szCs w:val="24"/>
                <w:lang w:val="en-ID"/>
              </w:rPr>
            </w:pPr>
          </w:p>
        </w:tc>
        <w:tc>
          <w:tcPr>
            <w:tcW w:w="282" w:type="dxa"/>
            <w:tcPrChange w:id="557" w:author="Author">
              <w:tcPr>
                <w:tcW w:w="282" w:type="dxa"/>
                <w:shd w:val="clear" w:color="auto" w:fill="EAF1DD" w:themeFill="accent3" w:themeFillTint="33"/>
              </w:tcPr>
            </w:tcPrChange>
          </w:tcPr>
          <w:p w14:paraId="67A6C014" w14:textId="77777777" w:rsidR="00D307AF" w:rsidRDefault="00D307AF">
            <w:pPr>
              <w:spacing w:before="60" w:after="60" w:line="240" w:lineRule="auto"/>
              <w:rPr>
                <w:rFonts w:ascii="Times New Roman" w:hAnsi="Times New Roman"/>
                <w:b/>
                <w:sz w:val="24"/>
                <w:szCs w:val="24"/>
                <w:lang w:val="en-ID"/>
              </w:rPr>
            </w:pPr>
          </w:p>
        </w:tc>
        <w:tc>
          <w:tcPr>
            <w:tcW w:w="282" w:type="dxa"/>
            <w:tcPrChange w:id="558" w:author="Author">
              <w:tcPr>
                <w:tcW w:w="282" w:type="dxa"/>
                <w:shd w:val="clear" w:color="auto" w:fill="EAF1DD" w:themeFill="accent3" w:themeFillTint="33"/>
              </w:tcPr>
            </w:tcPrChange>
          </w:tcPr>
          <w:p w14:paraId="03239F07" w14:textId="77777777" w:rsidR="00D307AF" w:rsidRDefault="00D307AF">
            <w:pPr>
              <w:spacing w:before="60" w:after="60" w:line="240" w:lineRule="auto"/>
              <w:rPr>
                <w:rFonts w:ascii="Times New Roman" w:hAnsi="Times New Roman"/>
                <w:b/>
                <w:sz w:val="24"/>
                <w:szCs w:val="24"/>
                <w:lang w:val="en-ID"/>
              </w:rPr>
            </w:pPr>
          </w:p>
        </w:tc>
        <w:tc>
          <w:tcPr>
            <w:tcW w:w="282" w:type="dxa"/>
            <w:tcPrChange w:id="559" w:author="Author">
              <w:tcPr>
                <w:tcW w:w="282" w:type="dxa"/>
                <w:shd w:val="clear" w:color="auto" w:fill="EAF1DD" w:themeFill="accent3" w:themeFillTint="33"/>
              </w:tcPr>
            </w:tcPrChange>
          </w:tcPr>
          <w:p w14:paraId="08988844" w14:textId="77777777" w:rsidR="00D307AF" w:rsidRDefault="00D307AF">
            <w:pPr>
              <w:spacing w:before="60" w:after="60" w:line="240" w:lineRule="auto"/>
              <w:rPr>
                <w:rFonts w:ascii="Times New Roman" w:hAnsi="Times New Roman"/>
                <w:b/>
                <w:sz w:val="24"/>
                <w:szCs w:val="24"/>
                <w:lang w:val="en-ID"/>
              </w:rPr>
            </w:pPr>
          </w:p>
        </w:tc>
        <w:tc>
          <w:tcPr>
            <w:tcW w:w="282" w:type="dxa"/>
            <w:tcPrChange w:id="560" w:author="Author">
              <w:tcPr>
                <w:tcW w:w="282" w:type="dxa"/>
                <w:shd w:val="clear" w:color="auto" w:fill="EAF1DD" w:themeFill="accent3" w:themeFillTint="33"/>
              </w:tcPr>
            </w:tcPrChange>
          </w:tcPr>
          <w:p w14:paraId="5EB05F70" w14:textId="77777777" w:rsidR="00D307AF" w:rsidRDefault="00D307AF">
            <w:pPr>
              <w:spacing w:before="60" w:after="60" w:line="240" w:lineRule="auto"/>
              <w:rPr>
                <w:rFonts w:ascii="Times New Roman" w:hAnsi="Times New Roman"/>
                <w:b/>
                <w:sz w:val="24"/>
                <w:szCs w:val="24"/>
                <w:lang w:val="en-ID"/>
              </w:rPr>
            </w:pPr>
          </w:p>
        </w:tc>
        <w:tc>
          <w:tcPr>
            <w:tcW w:w="282" w:type="dxa"/>
            <w:tcPrChange w:id="561" w:author="Author">
              <w:tcPr>
                <w:tcW w:w="282" w:type="dxa"/>
                <w:shd w:val="clear" w:color="auto" w:fill="DAEEF3" w:themeFill="accent5" w:themeFillTint="33"/>
              </w:tcPr>
            </w:tcPrChange>
          </w:tcPr>
          <w:p w14:paraId="2F4A2824" w14:textId="77777777" w:rsidR="00D307AF" w:rsidRDefault="00D307AF">
            <w:pPr>
              <w:spacing w:before="60" w:after="60" w:line="240" w:lineRule="auto"/>
              <w:rPr>
                <w:rFonts w:ascii="Times New Roman" w:hAnsi="Times New Roman"/>
                <w:b/>
                <w:sz w:val="24"/>
                <w:szCs w:val="24"/>
                <w:lang w:val="en-ID"/>
              </w:rPr>
            </w:pPr>
          </w:p>
        </w:tc>
        <w:tc>
          <w:tcPr>
            <w:tcW w:w="282" w:type="dxa"/>
            <w:tcPrChange w:id="562" w:author="Author">
              <w:tcPr>
                <w:tcW w:w="282" w:type="dxa"/>
                <w:shd w:val="clear" w:color="auto" w:fill="DAEEF3" w:themeFill="accent5" w:themeFillTint="33"/>
              </w:tcPr>
            </w:tcPrChange>
          </w:tcPr>
          <w:p w14:paraId="4AF2BD2D" w14:textId="77777777" w:rsidR="00D307AF" w:rsidRDefault="00D307AF">
            <w:pPr>
              <w:spacing w:before="60" w:after="60" w:line="240" w:lineRule="auto"/>
              <w:rPr>
                <w:rFonts w:ascii="Times New Roman" w:hAnsi="Times New Roman"/>
                <w:b/>
                <w:sz w:val="24"/>
                <w:szCs w:val="24"/>
                <w:lang w:val="en-ID"/>
              </w:rPr>
            </w:pPr>
          </w:p>
        </w:tc>
        <w:tc>
          <w:tcPr>
            <w:tcW w:w="282" w:type="dxa"/>
            <w:tcPrChange w:id="563" w:author="Author">
              <w:tcPr>
                <w:tcW w:w="282" w:type="dxa"/>
                <w:shd w:val="clear" w:color="auto" w:fill="DAEEF3" w:themeFill="accent5" w:themeFillTint="33"/>
              </w:tcPr>
            </w:tcPrChange>
          </w:tcPr>
          <w:p w14:paraId="5D5047DB" w14:textId="77777777" w:rsidR="00D307AF" w:rsidRDefault="00D307AF">
            <w:pPr>
              <w:spacing w:before="60" w:after="60" w:line="240" w:lineRule="auto"/>
              <w:rPr>
                <w:rFonts w:ascii="Times New Roman" w:hAnsi="Times New Roman"/>
                <w:b/>
                <w:sz w:val="24"/>
                <w:szCs w:val="24"/>
                <w:lang w:val="en-ID"/>
              </w:rPr>
            </w:pPr>
          </w:p>
        </w:tc>
        <w:tc>
          <w:tcPr>
            <w:tcW w:w="283" w:type="dxa"/>
            <w:tcPrChange w:id="564" w:author="Author">
              <w:tcPr>
                <w:tcW w:w="283" w:type="dxa"/>
                <w:shd w:val="clear" w:color="auto" w:fill="DAEEF3" w:themeFill="accent5" w:themeFillTint="33"/>
              </w:tcPr>
            </w:tcPrChange>
          </w:tcPr>
          <w:p w14:paraId="6BE17499" w14:textId="77777777" w:rsidR="00D307AF" w:rsidRDefault="00D307AF">
            <w:pPr>
              <w:spacing w:before="60" w:after="60" w:line="240" w:lineRule="auto"/>
              <w:rPr>
                <w:rFonts w:ascii="Times New Roman" w:hAnsi="Times New Roman"/>
                <w:b/>
                <w:sz w:val="24"/>
                <w:szCs w:val="24"/>
                <w:lang w:val="en-ID"/>
              </w:rPr>
            </w:pPr>
          </w:p>
        </w:tc>
        <w:tc>
          <w:tcPr>
            <w:tcW w:w="283" w:type="dxa"/>
            <w:tcPrChange w:id="565" w:author="Author">
              <w:tcPr>
                <w:tcW w:w="283" w:type="dxa"/>
                <w:shd w:val="clear" w:color="auto" w:fill="DAEEF3" w:themeFill="accent5" w:themeFillTint="33"/>
              </w:tcPr>
            </w:tcPrChange>
          </w:tcPr>
          <w:p w14:paraId="4342FBD5" w14:textId="77777777" w:rsidR="00D307AF" w:rsidRDefault="00D307AF">
            <w:pPr>
              <w:spacing w:before="60" w:after="60" w:line="240" w:lineRule="auto"/>
              <w:rPr>
                <w:rFonts w:ascii="Times New Roman" w:hAnsi="Times New Roman"/>
                <w:b/>
                <w:sz w:val="24"/>
                <w:szCs w:val="24"/>
                <w:lang w:val="en-ID"/>
              </w:rPr>
            </w:pPr>
          </w:p>
        </w:tc>
        <w:tc>
          <w:tcPr>
            <w:tcW w:w="283" w:type="dxa"/>
            <w:tcPrChange w:id="566" w:author="Author">
              <w:tcPr>
                <w:tcW w:w="283" w:type="dxa"/>
                <w:shd w:val="clear" w:color="auto" w:fill="EAF1DD" w:themeFill="accent3" w:themeFillTint="33"/>
              </w:tcPr>
            </w:tcPrChange>
          </w:tcPr>
          <w:p w14:paraId="7BC3E3BB" w14:textId="77777777" w:rsidR="00D307AF" w:rsidRDefault="00D307AF">
            <w:pPr>
              <w:spacing w:before="60" w:after="60" w:line="240" w:lineRule="auto"/>
              <w:rPr>
                <w:rFonts w:ascii="Times New Roman" w:hAnsi="Times New Roman"/>
                <w:b/>
                <w:sz w:val="24"/>
                <w:szCs w:val="24"/>
                <w:lang w:val="en-ID"/>
              </w:rPr>
            </w:pPr>
          </w:p>
        </w:tc>
        <w:tc>
          <w:tcPr>
            <w:tcW w:w="283" w:type="dxa"/>
            <w:tcPrChange w:id="567" w:author="Author">
              <w:tcPr>
                <w:tcW w:w="283" w:type="dxa"/>
                <w:shd w:val="clear" w:color="auto" w:fill="EAF1DD" w:themeFill="accent3" w:themeFillTint="33"/>
              </w:tcPr>
            </w:tcPrChange>
          </w:tcPr>
          <w:p w14:paraId="25047678" w14:textId="77777777" w:rsidR="00D307AF" w:rsidRDefault="00D307AF">
            <w:pPr>
              <w:spacing w:before="60" w:after="60" w:line="240" w:lineRule="auto"/>
              <w:rPr>
                <w:rFonts w:ascii="Times New Roman" w:hAnsi="Times New Roman"/>
                <w:b/>
                <w:sz w:val="24"/>
                <w:szCs w:val="24"/>
                <w:lang w:val="en-ID"/>
              </w:rPr>
            </w:pPr>
          </w:p>
        </w:tc>
        <w:tc>
          <w:tcPr>
            <w:tcW w:w="283" w:type="dxa"/>
            <w:tcPrChange w:id="568" w:author="Author">
              <w:tcPr>
                <w:tcW w:w="283" w:type="dxa"/>
                <w:shd w:val="clear" w:color="auto" w:fill="EAF1DD" w:themeFill="accent3" w:themeFillTint="33"/>
              </w:tcPr>
            </w:tcPrChange>
          </w:tcPr>
          <w:p w14:paraId="3741A50C" w14:textId="77777777" w:rsidR="00D307AF" w:rsidRDefault="00D307AF">
            <w:pPr>
              <w:spacing w:before="60" w:after="60" w:line="240" w:lineRule="auto"/>
              <w:rPr>
                <w:rFonts w:ascii="Times New Roman" w:hAnsi="Times New Roman"/>
                <w:b/>
                <w:sz w:val="24"/>
                <w:szCs w:val="24"/>
                <w:lang w:val="en-ID"/>
              </w:rPr>
            </w:pPr>
          </w:p>
        </w:tc>
        <w:tc>
          <w:tcPr>
            <w:tcW w:w="283" w:type="dxa"/>
            <w:tcPrChange w:id="569" w:author="Author">
              <w:tcPr>
                <w:tcW w:w="283" w:type="dxa"/>
                <w:shd w:val="clear" w:color="auto" w:fill="EAF1DD" w:themeFill="accent3" w:themeFillTint="33"/>
              </w:tcPr>
            </w:tcPrChange>
          </w:tcPr>
          <w:p w14:paraId="6C6593D3" w14:textId="77777777" w:rsidR="00D307AF" w:rsidRDefault="00D307AF">
            <w:pPr>
              <w:spacing w:before="60" w:after="60" w:line="240" w:lineRule="auto"/>
              <w:rPr>
                <w:rFonts w:ascii="Times New Roman" w:hAnsi="Times New Roman"/>
                <w:b/>
                <w:sz w:val="24"/>
                <w:szCs w:val="24"/>
                <w:lang w:val="en-ID"/>
              </w:rPr>
            </w:pPr>
          </w:p>
        </w:tc>
        <w:tc>
          <w:tcPr>
            <w:tcW w:w="283" w:type="dxa"/>
            <w:tcPrChange w:id="570" w:author="Author">
              <w:tcPr>
                <w:tcW w:w="283" w:type="dxa"/>
                <w:shd w:val="clear" w:color="auto" w:fill="EAF1DD" w:themeFill="accent3" w:themeFillTint="33"/>
              </w:tcPr>
            </w:tcPrChange>
          </w:tcPr>
          <w:p w14:paraId="0FE4F706" w14:textId="77777777" w:rsidR="00D307AF" w:rsidRDefault="00D307AF">
            <w:pPr>
              <w:spacing w:before="60" w:after="60" w:line="240" w:lineRule="auto"/>
              <w:rPr>
                <w:rFonts w:ascii="Times New Roman" w:hAnsi="Times New Roman"/>
                <w:b/>
                <w:sz w:val="24"/>
                <w:szCs w:val="24"/>
                <w:lang w:val="en-ID"/>
              </w:rPr>
            </w:pPr>
          </w:p>
        </w:tc>
        <w:tc>
          <w:tcPr>
            <w:tcW w:w="283" w:type="dxa"/>
            <w:tcPrChange w:id="571" w:author="Author">
              <w:tcPr>
                <w:tcW w:w="283" w:type="dxa"/>
                <w:shd w:val="clear" w:color="auto" w:fill="DAEEF3" w:themeFill="accent5" w:themeFillTint="33"/>
              </w:tcPr>
            </w:tcPrChange>
          </w:tcPr>
          <w:p w14:paraId="5DE54DE9" w14:textId="77777777" w:rsidR="00D307AF" w:rsidRDefault="00D307AF">
            <w:pPr>
              <w:spacing w:before="60" w:after="60" w:line="240" w:lineRule="auto"/>
              <w:rPr>
                <w:rFonts w:ascii="Times New Roman" w:hAnsi="Times New Roman"/>
                <w:b/>
                <w:sz w:val="24"/>
                <w:szCs w:val="24"/>
                <w:lang w:val="en-ID"/>
              </w:rPr>
            </w:pPr>
          </w:p>
        </w:tc>
        <w:tc>
          <w:tcPr>
            <w:tcW w:w="283" w:type="dxa"/>
            <w:tcPrChange w:id="572" w:author="Author">
              <w:tcPr>
                <w:tcW w:w="283" w:type="dxa"/>
                <w:shd w:val="clear" w:color="auto" w:fill="DAEEF3" w:themeFill="accent5" w:themeFillTint="33"/>
              </w:tcPr>
            </w:tcPrChange>
          </w:tcPr>
          <w:p w14:paraId="40EACE58" w14:textId="77777777" w:rsidR="00D307AF" w:rsidRDefault="00D307AF">
            <w:pPr>
              <w:spacing w:before="60" w:after="60" w:line="240" w:lineRule="auto"/>
              <w:rPr>
                <w:rFonts w:ascii="Times New Roman" w:hAnsi="Times New Roman"/>
                <w:b/>
                <w:sz w:val="24"/>
                <w:szCs w:val="24"/>
                <w:lang w:val="en-ID"/>
              </w:rPr>
            </w:pPr>
          </w:p>
        </w:tc>
        <w:tc>
          <w:tcPr>
            <w:tcW w:w="283" w:type="dxa"/>
            <w:tcPrChange w:id="573" w:author="Author">
              <w:tcPr>
                <w:tcW w:w="283" w:type="dxa"/>
                <w:shd w:val="clear" w:color="auto" w:fill="DAEEF3" w:themeFill="accent5" w:themeFillTint="33"/>
              </w:tcPr>
            </w:tcPrChange>
          </w:tcPr>
          <w:p w14:paraId="0AFAD2A0" w14:textId="77777777" w:rsidR="00D307AF" w:rsidRDefault="00D307AF">
            <w:pPr>
              <w:spacing w:before="60" w:after="60" w:line="240" w:lineRule="auto"/>
              <w:rPr>
                <w:rFonts w:ascii="Times New Roman" w:hAnsi="Times New Roman"/>
                <w:b/>
                <w:sz w:val="24"/>
                <w:szCs w:val="24"/>
                <w:lang w:val="en-ID"/>
              </w:rPr>
            </w:pPr>
          </w:p>
        </w:tc>
        <w:tc>
          <w:tcPr>
            <w:tcW w:w="283" w:type="dxa"/>
            <w:tcPrChange w:id="574" w:author="Author">
              <w:tcPr>
                <w:tcW w:w="283" w:type="dxa"/>
                <w:shd w:val="clear" w:color="auto" w:fill="DAEEF3" w:themeFill="accent5" w:themeFillTint="33"/>
              </w:tcPr>
            </w:tcPrChange>
          </w:tcPr>
          <w:p w14:paraId="536EF0A2" w14:textId="2A4EFCBF" w:rsidR="00D307AF" w:rsidRDefault="00E0229E">
            <w:pPr>
              <w:spacing w:before="60" w:after="60" w:line="240" w:lineRule="auto"/>
              <w:rPr>
                <w:rFonts w:ascii="Times New Roman" w:hAnsi="Times New Roman"/>
                <w:b/>
                <w:sz w:val="24"/>
                <w:szCs w:val="24"/>
                <w:lang w:val="en-ID"/>
              </w:rPr>
            </w:pPr>
            <w:ins w:id="575" w:author="Author">
              <w:r>
                <w:rPr>
                  <w:rFonts w:ascii="Times New Roman" w:hAnsi="Times New Roman"/>
                  <w:b/>
                  <w:sz w:val="24"/>
                  <w:szCs w:val="24"/>
                  <w:lang w:val="en-ID"/>
                </w:rPr>
                <w:t>2</w:t>
              </w:r>
            </w:ins>
          </w:p>
        </w:tc>
        <w:tc>
          <w:tcPr>
            <w:tcW w:w="283" w:type="dxa"/>
            <w:tcPrChange w:id="576" w:author="Author">
              <w:tcPr>
                <w:tcW w:w="283" w:type="dxa"/>
                <w:shd w:val="clear" w:color="auto" w:fill="DAEEF3" w:themeFill="accent5" w:themeFillTint="33"/>
              </w:tcPr>
            </w:tcPrChange>
          </w:tcPr>
          <w:p w14:paraId="62124CA5" w14:textId="77777777" w:rsidR="00D307AF" w:rsidRDefault="00D307AF">
            <w:pPr>
              <w:spacing w:before="60" w:after="60" w:line="240" w:lineRule="auto"/>
              <w:rPr>
                <w:rFonts w:ascii="Times New Roman" w:hAnsi="Times New Roman"/>
                <w:b/>
                <w:sz w:val="24"/>
                <w:szCs w:val="24"/>
                <w:lang w:val="en-ID"/>
              </w:rPr>
            </w:pPr>
          </w:p>
        </w:tc>
        <w:tc>
          <w:tcPr>
            <w:tcW w:w="283" w:type="dxa"/>
            <w:tcPrChange w:id="577" w:author="Author">
              <w:tcPr>
                <w:tcW w:w="283" w:type="dxa"/>
                <w:shd w:val="clear" w:color="auto" w:fill="EAF1DD" w:themeFill="accent3" w:themeFillTint="33"/>
              </w:tcPr>
            </w:tcPrChange>
          </w:tcPr>
          <w:p w14:paraId="73132EF4" w14:textId="77777777" w:rsidR="00D307AF" w:rsidRDefault="00D307AF">
            <w:pPr>
              <w:spacing w:before="60" w:after="60" w:line="240" w:lineRule="auto"/>
              <w:rPr>
                <w:rFonts w:ascii="Times New Roman" w:hAnsi="Times New Roman"/>
                <w:b/>
                <w:sz w:val="24"/>
                <w:szCs w:val="24"/>
                <w:lang w:val="en-ID"/>
              </w:rPr>
            </w:pPr>
          </w:p>
        </w:tc>
        <w:tc>
          <w:tcPr>
            <w:tcW w:w="283" w:type="dxa"/>
            <w:tcPrChange w:id="578" w:author="Author">
              <w:tcPr>
                <w:tcW w:w="283" w:type="dxa"/>
                <w:shd w:val="clear" w:color="auto" w:fill="EAF1DD" w:themeFill="accent3" w:themeFillTint="33"/>
              </w:tcPr>
            </w:tcPrChange>
          </w:tcPr>
          <w:p w14:paraId="41FD3EC0" w14:textId="77777777" w:rsidR="00D307AF" w:rsidRDefault="00D307AF">
            <w:pPr>
              <w:spacing w:before="60" w:after="60" w:line="240" w:lineRule="auto"/>
              <w:rPr>
                <w:rFonts w:ascii="Times New Roman" w:hAnsi="Times New Roman"/>
                <w:b/>
                <w:sz w:val="24"/>
                <w:szCs w:val="24"/>
                <w:lang w:val="en-ID"/>
              </w:rPr>
            </w:pPr>
          </w:p>
        </w:tc>
        <w:tc>
          <w:tcPr>
            <w:tcW w:w="283" w:type="dxa"/>
            <w:tcPrChange w:id="579" w:author="Author">
              <w:tcPr>
                <w:tcW w:w="283" w:type="dxa"/>
                <w:shd w:val="clear" w:color="auto" w:fill="EAF1DD" w:themeFill="accent3" w:themeFillTint="33"/>
              </w:tcPr>
            </w:tcPrChange>
          </w:tcPr>
          <w:p w14:paraId="2B5D2C2F" w14:textId="77777777" w:rsidR="00D307AF" w:rsidRDefault="00D307AF">
            <w:pPr>
              <w:spacing w:before="60" w:after="60" w:line="240" w:lineRule="auto"/>
              <w:rPr>
                <w:rFonts w:ascii="Times New Roman" w:hAnsi="Times New Roman"/>
                <w:b/>
                <w:sz w:val="24"/>
                <w:szCs w:val="24"/>
                <w:lang w:val="en-ID"/>
              </w:rPr>
            </w:pPr>
          </w:p>
        </w:tc>
        <w:tc>
          <w:tcPr>
            <w:tcW w:w="283" w:type="dxa"/>
            <w:tcPrChange w:id="580" w:author="Author">
              <w:tcPr>
                <w:tcW w:w="283" w:type="dxa"/>
                <w:shd w:val="clear" w:color="auto" w:fill="EAF1DD" w:themeFill="accent3" w:themeFillTint="33"/>
              </w:tcPr>
            </w:tcPrChange>
          </w:tcPr>
          <w:p w14:paraId="3074D826" w14:textId="77777777" w:rsidR="00D307AF" w:rsidRDefault="00D307AF">
            <w:pPr>
              <w:spacing w:before="60" w:after="60" w:line="240" w:lineRule="auto"/>
              <w:rPr>
                <w:rFonts w:ascii="Times New Roman" w:hAnsi="Times New Roman"/>
                <w:b/>
                <w:sz w:val="24"/>
                <w:szCs w:val="24"/>
                <w:lang w:val="en-ID"/>
              </w:rPr>
            </w:pPr>
          </w:p>
        </w:tc>
        <w:tc>
          <w:tcPr>
            <w:tcW w:w="283" w:type="dxa"/>
            <w:tcPrChange w:id="581" w:author="Author">
              <w:tcPr>
                <w:tcW w:w="283" w:type="dxa"/>
                <w:shd w:val="clear" w:color="auto" w:fill="EAF1DD" w:themeFill="accent3" w:themeFillTint="33"/>
              </w:tcPr>
            </w:tcPrChange>
          </w:tcPr>
          <w:p w14:paraId="0D94F1D0" w14:textId="77777777" w:rsidR="00D307AF" w:rsidRDefault="00D307AF">
            <w:pPr>
              <w:spacing w:before="60" w:after="60" w:line="240" w:lineRule="auto"/>
              <w:rPr>
                <w:rFonts w:ascii="Times New Roman" w:hAnsi="Times New Roman"/>
                <w:b/>
                <w:sz w:val="24"/>
                <w:szCs w:val="24"/>
                <w:lang w:val="en-ID"/>
              </w:rPr>
            </w:pPr>
          </w:p>
        </w:tc>
        <w:tc>
          <w:tcPr>
            <w:tcW w:w="283" w:type="dxa"/>
            <w:tcPrChange w:id="582" w:author="Author">
              <w:tcPr>
                <w:tcW w:w="283" w:type="dxa"/>
                <w:shd w:val="clear" w:color="auto" w:fill="DAEEF3" w:themeFill="accent5" w:themeFillTint="33"/>
              </w:tcPr>
            </w:tcPrChange>
          </w:tcPr>
          <w:p w14:paraId="260D8165" w14:textId="77777777" w:rsidR="00D307AF" w:rsidRDefault="00D307AF">
            <w:pPr>
              <w:spacing w:before="60" w:after="60" w:line="240" w:lineRule="auto"/>
              <w:rPr>
                <w:rFonts w:ascii="Times New Roman" w:hAnsi="Times New Roman"/>
                <w:b/>
                <w:sz w:val="24"/>
                <w:szCs w:val="24"/>
                <w:lang w:val="en-ID"/>
              </w:rPr>
            </w:pPr>
          </w:p>
        </w:tc>
        <w:tc>
          <w:tcPr>
            <w:tcW w:w="283" w:type="dxa"/>
            <w:tcPrChange w:id="583" w:author="Author">
              <w:tcPr>
                <w:tcW w:w="283" w:type="dxa"/>
                <w:shd w:val="clear" w:color="auto" w:fill="DAEEF3" w:themeFill="accent5" w:themeFillTint="33"/>
              </w:tcPr>
            </w:tcPrChange>
          </w:tcPr>
          <w:p w14:paraId="6F29C872" w14:textId="77777777" w:rsidR="00D307AF" w:rsidRDefault="00D307AF">
            <w:pPr>
              <w:spacing w:before="60" w:after="60" w:line="240" w:lineRule="auto"/>
              <w:rPr>
                <w:rFonts w:ascii="Times New Roman" w:hAnsi="Times New Roman"/>
                <w:b/>
                <w:sz w:val="24"/>
                <w:szCs w:val="24"/>
                <w:lang w:val="en-ID"/>
              </w:rPr>
            </w:pPr>
          </w:p>
        </w:tc>
        <w:tc>
          <w:tcPr>
            <w:tcW w:w="283" w:type="dxa"/>
            <w:tcPrChange w:id="584" w:author="Author">
              <w:tcPr>
                <w:tcW w:w="283" w:type="dxa"/>
                <w:shd w:val="clear" w:color="auto" w:fill="DAEEF3" w:themeFill="accent5" w:themeFillTint="33"/>
              </w:tcPr>
            </w:tcPrChange>
          </w:tcPr>
          <w:p w14:paraId="30FBA591" w14:textId="77777777" w:rsidR="00D307AF" w:rsidRDefault="00D307AF">
            <w:pPr>
              <w:spacing w:before="60" w:after="60" w:line="240" w:lineRule="auto"/>
              <w:rPr>
                <w:rFonts w:ascii="Times New Roman" w:hAnsi="Times New Roman"/>
                <w:b/>
                <w:sz w:val="24"/>
                <w:szCs w:val="24"/>
                <w:lang w:val="en-ID"/>
              </w:rPr>
            </w:pPr>
          </w:p>
        </w:tc>
        <w:tc>
          <w:tcPr>
            <w:tcW w:w="283" w:type="dxa"/>
            <w:tcPrChange w:id="585" w:author="Author">
              <w:tcPr>
                <w:tcW w:w="283" w:type="dxa"/>
                <w:shd w:val="clear" w:color="auto" w:fill="DAEEF3" w:themeFill="accent5" w:themeFillTint="33"/>
              </w:tcPr>
            </w:tcPrChange>
          </w:tcPr>
          <w:p w14:paraId="410B71BC" w14:textId="77777777" w:rsidR="00D307AF" w:rsidRDefault="00D307AF">
            <w:pPr>
              <w:spacing w:before="60" w:after="60" w:line="240" w:lineRule="auto"/>
              <w:rPr>
                <w:rFonts w:ascii="Times New Roman" w:hAnsi="Times New Roman"/>
                <w:b/>
                <w:sz w:val="24"/>
                <w:szCs w:val="24"/>
                <w:lang w:val="en-ID"/>
              </w:rPr>
            </w:pPr>
          </w:p>
        </w:tc>
        <w:tc>
          <w:tcPr>
            <w:tcW w:w="283" w:type="dxa"/>
            <w:tcPrChange w:id="586" w:author="Author">
              <w:tcPr>
                <w:tcW w:w="283" w:type="dxa"/>
                <w:shd w:val="clear" w:color="auto" w:fill="DAEEF3" w:themeFill="accent5" w:themeFillTint="33"/>
              </w:tcPr>
            </w:tcPrChange>
          </w:tcPr>
          <w:p w14:paraId="6F170CC4" w14:textId="77777777" w:rsidR="00D307AF" w:rsidRDefault="00D307AF">
            <w:pPr>
              <w:spacing w:before="60" w:after="60" w:line="240" w:lineRule="auto"/>
              <w:rPr>
                <w:rFonts w:ascii="Times New Roman" w:hAnsi="Times New Roman"/>
                <w:b/>
                <w:sz w:val="24"/>
                <w:szCs w:val="24"/>
                <w:lang w:val="en-ID"/>
              </w:rPr>
            </w:pPr>
          </w:p>
        </w:tc>
      </w:tr>
      <w:tr w:rsidR="00F118C4" w:rsidRPr="00DD74A3" w14:paraId="5A1931EB" w14:textId="77777777" w:rsidTr="00370CD2">
        <w:trPr>
          <w:trHeight w:val="240"/>
          <w:trPrChange w:id="587" w:author="Author">
            <w:trPr>
              <w:trHeight w:val="240"/>
            </w:trPr>
          </w:trPrChange>
        </w:trPr>
        <w:tc>
          <w:tcPr>
            <w:tcW w:w="14524" w:type="dxa"/>
            <w:gridSpan w:val="33"/>
            <w:tcPrChange w:id="588" w:author="Author">
              <w:tcPr>
                <w:tcW w:w="14524" w:type="dxa"/>
                <w:gridSpan w:val="33"/>
                <w:shd w:val="clear" w:color="auto" w:fill="FDE9D9" w:themeFill="accent6" w:themeFillTint="33"/>
              </w:tcPr>
            </w:tcPrChange>
          </w:tcPr>
          <w:p w14:paraId="70CF41B8"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lastRenderedPageBreak/>
              <w:t xml:space="preserve">BAB </w:t>
            </w:r>
            <w:proofErr w:type="gramStart"/>
            <w:r>
              <w:rPr>
                <w:rFonts w:ascii="Times New Roman" w:hAnsi="Times New Roman"/>
                <w:b/>
                <w:sz w:val="24"/>
                <w:szCs w:val="24"/>
                <w:lang w:val="en-ID"/>
              </w:rPr>
              <w:t>5 :</w:t>
            </w:r>
            <w:proofErr w:type="gramEnd"/>
            <w:r>
              <w:rPr>
                <w:rFonts w:ascii="Times New Roman" w:hAnsi="Times New Roman"/>
                <w:b/>
                <w:sz w:val="24"/>
                <w:szCs w:val="24"/>
                <w:lang w:val="en-ID"/>
              </w:rPr>
              <w:t xml:space="preserve"> A LETTER IS WRITTEN</w:t>
            </w:r>
          </w:p>
        </w:tc>
      </w:tr>
      <w:tr w:rsidR="00F118C4" w:rsidRPr="00DD74A3" w14:paraId="05E87991" w14:textId="77777777" w:rsidTr="00370CD2">
        <w:trPr>
          <w:trHeight w:val="240"/>
          <w:trPrChange w:id="589" w:author="Author">
            <w:trPr>
              <w:trHeight w:val="240"/>
            </w:trPr>
          </w:trPrChange>
        </w:trPr>
        <w:tc>
          <w:tcPr>
            <w:tcW w:w="14524" w:type="dxa"/>
            <w:gridSpan w:val="33"/>
            <w:tcPrChange w:id="590" w:author="Author">
              <w:tcPr>
                <w:tcW w:w="14524" w:type="dxa"/>
                <w:gridSpan w:val="33"/>
                <w:shd w:val="clear" w:color="auto" w:fill="FDE9D9" w:themeFill="accent6" w:themeFillTint="33"/>
              </w:tcPr>
            </w:tcPrChange>
          </w:tcPr>
          <w:p w14:paraId="139CEACD"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Pr>
                <w:rFonts w:ascii="Times New Roman" w:hAnsi="Times New Roman"/>
                <w:b/>
                <w:caps/>
                <w:sz w:val="24"/>
                <w:szCs w:val="24"/>
              </w:rPr>
              <w:t>konsep, manfaat dan pola kalimat</w:t>
            </w:r>
            <w:r>
              <w:rPr>
                <w:rFonts w:ascii="Times New Roman" w:hAnsi="Times New Roman"/>
                <w:b/>
                <w:bCs/>
                <w:i/>
                <w:caps/>
                <w:sz w:val="24"/>
                <w:szCs w:val="24"/>
              </w:rPr>
              <w:t xml:space="preserve">  Passive Voices</w:t>
            </w:r>
          </w:p>
        </w:tc>
      </w:tr>
      <w:tr w:rsidR="00E0229E" w:rsidRPr="00DD74A3" w14:paraId="3ED3753F" w14:textId="77777777" w:rsidTr="00370CD2">
        <w:trPr>
          <w:trHeight w:val="240"/>
          <w:trPrChange w:id="591" w:author="Author">
            <w:trPr>
              <w:trHeight w:val="240"/>
            </w:trPr>
          </w:trPrChange>
        </w:trPr>
        <w:tc>
          <w:tcPr>
            <w:tcW w:w="452" w:type="dxa"/>
            <w:tcPrChange w:id="592" w:author="Author">
              <w:tcPr>
                <w:tcW w:w="452" w:type="dxa"/>
                <w:shd w:val="clear" w:color="auto" w:fill="BFBFBF" w:themeFill="background1" w:themeFillShade="BF"/>
              </w:tcPr>
            </w:tcPrChange>
          </w:tcPr>
          <w:p w14:paraId="428C60E7"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ins w:id="593" w:author="Author">
              <w:r w:rsidR="006F70F5">
                <w:rPr>
                  <w:rFonts w:ascii="Times New Roman" w:hAnsi="Times New Roman"/>
                  <w:b/>
                  <w:sz w:val="24"/>
                  <w:szCs w:val="24"/>
                  <w:lang w:val="en-ID"/>
                </w:rPr>
                <w:t>1</w:t>
              </w:r>
            </w:ins>
          </w:p>
        </w:tc>
        <w:tc>
          <w:tcPr>
            <w:tcW w:w="4770" w:type="dxa"/>
            <w:tcPrChange w:id="594" w:author="Author">
              <w:tcPr>
                <w:tcW w:w="4770" w:type="dxa"/>
                <w:shd w:val="clear" w:color="auto" w:fill="F2F2F2" w:themeFill="background1" w:themeFillShade="F2"/>
              </w:tcPr>
            </w:tcPrChange>
          </w:tcPr>
          <w:p w14:paraId="1E6E64B9" w14:textId="77777777" w:rsidR="00D307AF" w:rsidRDefault="00702DF7">
            <w:pPr>
              <w:spacing w:before="60" w:after="60" w:line="240" w:lineRule="auto"/>
              <w:ind w:left="711" w:hanging="711"/>
              <w:rPr>
                <w:rFonts w:ascii="Times New Roman" w:hAnsi="Times New Roman"/>
                <w:sz w:val="24"/>
                <w:szCs w:val="24"/>
              </w:rPr>
            </w:pPr>
            <w:r>
              <w:rPr>
                <w:rFonts w:ascii="Times New Roman" w:eastAsia="Bookman Old Style" w:hAnsi="Times New Roman"/>
                <w:sz w:val="24"/>
                <w:szCs w:val="24"/>
              </w:rPr>
              <w:t>11.5.1</w:t>
            </w:r>
            <w:r>
              <w:rPr>
                <w:rFonts w:ascii="Times New Roman" w:eastAsia="Bookman Old Style" w:hAnsi="Times New Roman"/>
                <w:sz w:val="24"/>
                <w:szCs w:val="24"/>
              </w:rPr>
              <w:tab/>
            </w:r>
            <w:proofErr w:type="spellStart"/>
            <w:r w:rsidRPr="00702DF7">
              <w:rPr>
                <w:rFonts w:ascii="Times New Roman" w:eastAsia="Bookman Old Style" w:hAnsi="Times New Roman"/>
                <w:sz w:val="24"/>
                <w:szCs w:val="24"/>
              </w:rPr>
              <w:t>Mengidentifikasi</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Passive Voice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ilmiah</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sesuai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dengan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konteks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penggunaannya</w:t>
            </w:r>
            <w:proofErr w:type="spellEnd"/>
            <w:r w:rsidRPr="00702DF7">
              <w:rPr>
                <w:rFonts w:ascii="Times New Roman" w:hAnsi="Times New Roman"/>
                <w:sz w:val="24"/>
                <w:szCs w:val="24"/>
              </w:rPr>
              <w:t>.</w:t>
            </w:r>
          </w:p>
          <w:p w14:paraId="0C1AC8C7"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eastAsia="Bookman Old Style" w:hAnsi="Times New Roman"/>
                <w:sz w:val="24"/>
                <w:szCs w:val="24"/>
              </w:rPr>
              <w:t>11.5.2</w:t>
            </w:r>
            <w:r>
              <w:rPr>
                <w:rFonts w:ascii="Times New Roman" w:eastAsia="Bookman Old Style" w:hAnsi="Times New Roman"/>
                <w:sz w:val="24"/>
                <w:szCs w:val="24"/>
              </w:rPr>
              <w:tab/>
            </w:r>
            <w:proofErr w:type="spellStart"/>
            <w:r w:rsidRPr="00702DF7">
              <w:rPr>
                <w:rFonts w:ascii="Times New Roman" w:eastAsia="Bookman Old Style" w:hAnsi="Times New Roman"/>
                <w:sz w:val="24"/>
                <w:szCs w:val="24"/>
              </w:rPr>
              <w:t>Menerapkan</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Passive Voice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ilmiah</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sesuai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dengan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konteks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penggunaannya</w:t>
            </w:r>
            <w:proofErr w:type="spellEnd"/>
            <w:r w:rsidRPr="00702DF7">
              <w:rPr>
                <w:rFonts w:ascii="Times New Roman" w:hAnsi="Times New Roman"/>
                <w:sz w:val="24"/>
                <w:szCs w:val="24"/>
              </w:rPr>
              <w:t>.</w:t>
            </w:r>
          </w:p>
        </w:tc>
        <w:tc>
          <w:tcPr>
            <w:tcW w:w="820" w:type="dxa"/>
            <w:tcPrChange w:id="595" w:author="Author">
              <w:tcPr>
                <w:tcW w:w="820" w:type="dxa"/>
                <w:shd w:val="clear" w:color="auto" w:fill="F2DBDB" w:themeFill="accent2" w:themeFillTint="33"/>
              </w:tcPr>
            </w:tcPrChange>
          </w:tcPr>
          <w:p w14:paraId="7A953D47"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596" w:author="Author">
              <w:tcPr>
                <w:tcW w:w="282" w:type="dxa"/>
                <w:shd w:val="clear" w:color="auto" w:fill="EAF1DD" w:themeFill="accent3" w:themeFillTint="33"/>
              </w:tcPr>
            </w:tcPrChange>
          </w:tcPr>
          <w:p w14:paraId="4A5CB578" w14:textId="77777777" w:rsidR="00D307AF" w:rsidRDefault="00D307AF">
            <w:pPr>
              <w:spacing w:before="60" w:after="60" w:line="240" w:lineRule="auto"/>
              <w:rPr>
                <w:rFonts w:ascii="Times New Roman" w:hAnsi="Times New Roman"/>
                <w:b/>
                <w:sz w:val="24"/>
                <w:szCs w:val="24"/>
                <w:lang w:val="en-ID"/>
              </w:rPr>
            </w:pPr>
          </w:p>
        </w:tc>
        <w:tc>
          <w:tcPr>
            <w:tcW w:w="282" w:type="dxa"/>
            <w:tcPrChange w:id="597" w:author="Author">
              <w:tcPr>
                <w:tcW w:w="282" w:type="dxa"/>
                <w:shd w:val="clear" w:color="auto" w:fill="EAF1DD" w:themeFill="accent3" w:themeFillTint="33"/>
              </w:tcPr>
            </w:tcPrChange>
          </w:tcPr>
          <w:p w14:paraId="61AA8CFD" w14:textId="77777777" w:rsidR="00D307AF" w:rsidRDefault="00D307AF">
            <w:pPr>
              <w:spacing w:before="60" w:after="60" w:line="240" w:lineRule="auto"/>
              <w:rPr>
                <w:rFonts w:ascii="Times New Roman" w:hAnsi="Times New Roman"/>
                <w:b/>
                <w:sz w:val="24"/>
                <w:szCs w:val="24"/>
                <w:lang w:val="en-ID"/>
              </w:rPr>
            </w:pPr>
          </w:p>
        </w:tc>
        <w:tc>
          <w:tcPr>
            <w:tcW w:w="282" w:type="dxa"/>
            <w:tcPrChange w:id="598" w:author="Author">
              <w:tcPr>
                <w:tcW w:w="282" w:type="dxa"/>
                <w:shd w:val="clear" w:color="auto" w:fill="EAF1DD" w:themeFill="accent3" w:themeFillTint="33"/>
              </w:tcPr>
            </w:tcPrChange>
          </w:tcPr>
          <w:p w14:paraId="66EFC24A" w14:textId="77777777" w:rsidR="00D307AF" w:rsidRDefault="00D307AF">
            <w:pPr>
              <w:spacing w:before="60" w:after="60" w:line="240" w:lineRule="auto"/>
              <w:rPr>
                <w:rFonts w:ascii="Times New Roman" w:hAnsi="Times New Roman"/>
                <w:b/>
                <w:sz w:val="24"/>
                <w:szCs w:val="24"/>
                <w:lang w:val="en-ID"/>
              </w:rPr>
            </w:pPr>
          </w:p>
        </w:tc>
        <w:tc>
          <w:tcPr>
            <w:tcW w:w="282" w:type="dxa"/>
            <w:tcPrChange w:id="599" w:author="Author">
              <w:tcPr>
                <w:tcW w:w="282" w:type="dxa"/>
                <w:shd w:val="clear" w:color="auto" w:fill="EAF1DD" w:themeFill="accent3" w:themeFillTint="33"/>
              </w:tcPr>
            </w:tcPrChange>
          </w:tcPr>
          <w:p w14:paraId="16FD7ECE" w14:textId="77777777" w:rsidR="00D307AF" w:rsidRDefault="00D307AF">
            <w:pPr>
              <w:spacing w:before="60" w:after="60" w:line="240" w:lineRule="auto"/>
              <w:rPr>
                <w:rFonts w:ascii="Times New Roman" w:hAnsi="Times New Roman"/>
                <w:b/>
                <w:sz w:val="24"/>
                <w:szCs w:val="24"/>
                <w:lang w:val="en-ID"/>
              </w:rPr>
            </w:pPr>
          </w:p>
        </w:tc>
        <w:tc>
          <w:tcPr>
            <w:tcW w:w="282" w:type="dxa"/>
            <w:tcPrChange w:id="600" w:author="Author">
              <w:tcPr>
                <w:tcW w:w="282" w:type="dxa"/>
                <w:shd w:val="clear" w:color="auto" w:fill="EAF1DD" w:themeFill="accent3" w:themeFillTint="33"/>
              </w:tcPr>
            </w:tcPrChange>
          </w:tcPr>
          <w:p w14:paraId="15F66A39" w14:textId="77777777" w:rsidR="00D307AF" w:rsidRDefault="00D307AF">
            <w:pPr>
              <w:spacing w:before="60" w:after="60" w:line="240" w:lineRule="auto"/>
              <w:rPr>
                <w:rFonts w:ascii="Times New Roman" w:hAnsi="Times New Roman"/>
                <w:b/>
                <w:sz w:val="24"/>
                <w:szCs w:val="24"/>
                <w:lang w:val="en-ID"/>
              </w:rPr>
            </w:pPr>
          </w:p>
        </w:tc>
        <w:tc>
          <w:tcPr>
            <w:tcW w:w="282" w:type="dxa"/>
            <w:tcPrChange w:id="601" w:author="Author">
              <w:tcPr>
                <w:tcW w:w="282" w:type="dxa"/>
                <w:shd w:val="clear" w:color="auto" w:fill="DAEEF3" w:themeFill="accent5" w:themeFillTint="33"/>
              </w:tcPr>
            </w:tcPrChange>
          </w:tcPr>
          <w:p w14:paraId="2955C7D4" w14:textId="77777777" w:rsidR="00D307AF" w:rsidRDefault="00D307AF">
            <w:pPr>
              <w:spacing w:before="60" w:after="60" w:line="240" w:lineRule="auto"/>
              <w:rPr>
                <w:rFonts w:ascii="Times New Roman" w:hAnsi="Times New Roman"/>
                <w:b/>
                <w:sz w:val="24"/>
                <w:szCs w:val="24"/>
                <w:lang w:val="en-ID"/>
              </w:rPr>
            </w:pPr>
          </w:p>
        </w:tc>
        <w:tc>
          <w:tcPr>
            <w:tcW w:w="282" w:type="dxa"/>
            <w:tcPrChange w:id="602" w:author="Author">
              <w:tcPr>
                <w:tcW w:w="282" w:type="dxa"/>
                <w:shd w:val="clear" w:color="auto" w:fill="DAEEF3" w:themeFill="accent5" w:themeFillTint="33"/>
              </w:tcPr>
            </w:tcPrChange>
          </w:tcPr>
          <w:p w14:paraId="5ADFCF8E" w14:textId="77777777" w:rsidR="00D307AF" w:rsidRDefault="00D307AF">
            <w:pPr>
              <w:spacing w:before="60" w:after="60" w:line="240" w:lineRule="auto"/>
              <w:rPr>
                <w:rFonts w:ascii="Times New Roman" w:hAnsi="Times New Roman"/>
                <w:b/>
                <w:sz w:val="24"/>
                <w:szCs w:val="24"/>
                <w:lang w:val="en-ID"/>
              </w:rPr>
            </w:pPr>
          </w:p>
        </w:tc>
        <w:tc>
          <w:tcPr>
            <w:tcW w:w="282" w:type="dxa"/>
            <w:tcPrChange w:id="603" w:author="Author">
              <w:tcPr>
                <w:tcW w:w="282" w:type="dxa"/>
                <w:shd w:val="clear" w:color="auto" w:fill="DAEEF3" w:themeFill="accent5" w:themeFillTint="33"/>
              </w:tcPr>
            </w:tcPrChange>
          </w:tcPr>
          <w:p w14:paraId="572A559F" w14:textId="77777777" w:rsidR="00D307AF" w:rsidRDefault="00D307AF">
            <w:pPr>
              <w:spacing w:before="60" w:after="60" w:line="240" w:lineRule="auto"/>
              <w:rPr>
                <w:rFonts w:ascii="Times New Roman" w:hAnsi="Times New Roman"/>
                <w:b/>
                <w:sz w:val="24"/>
                <w:szCs w:val="24"/>
                <w:lang w:val="en-ID"/>
              </w:rPr>
            </w:pPr>
          </w:p>
        </w:tc>
        <w:tc>
          <w:tcPr>
            <w:tcW w:w="283" w:type="dxa"/>
            <w:tcPrChange w:id="604" w:author="Author">
              <w:tcPr>
                <w:tcW w:w="283" w:type="dxa"/>
                <w:shd w:val="clear" w:color="auto" w:fill="DAEEF3" w:themeFill="accent5" w:themeFillTint="33"/>
              </w:tcPr>
            </w:tcPrChange>
          </w:tcPr>
          <w:p w14:paraId="0E23A934" w14:textId="77777777" w:rsidR="00D307AF" w:rsidRDefault="00D307AF">
            <w:pPr>
              <w:spacing w:before="60" w:after="60" w:line="240" w:lineRule="auto"/>
              <w:rPr>
                <w:rFonts w:ascii="Times New Roman" w:hAnsi="Times New Roman"/>
                <w:b/>
                <w:sz w:val="24"/>
                <w:szCs w:val="24"/>
                <w:lang w:val="en-ID"/>
              </w:rPr>
            </w:pPr>
          </w:p>
        </w:tc>
        <w:tc>
          <w:tcPr>
            <w:tcW w:w="283" w:type="dxa"/>
            <w:tcPrChange w:id="605" w:author="Author">
              <w:tcPr>
                <w:tcW w:w="283" w:type="dxa"/>
                <w:shd w:val="clear" w:color="auto" w:fill="DAEEF3" w:themeFill="accent5" w:themeFillTint="33"/>
              </w:tcPr>
            </w:tcPrChange>
          </w:tcPr>
          <w:p w14:paraId="091EEDB6" w14:textId="77777777" w:rsidR="00D307AF" w:rsidRDefault="00D307AF">
            <w:pPr>
              <w:spacing w:before="60" w:after="60" w:line="240" w:lineRule="auto"/>
              <w:rPr>
                <w:rFonts w:ascii="Times New Roman" w:hAnsi="Times New Roman"/>
                <w:b/>
                <w:sz w:val="24"/>
                <w:szCs w:val="24"/>
                <w:lang w:val="en-ID"/>
              </w:rPr>
            </w:pPr>
          </w:p>
        </w:tc>
        <w:tc>
          <w:tcPr>
            <w:tcW w:w="283" w:type="dxa"/>
            <w:tcPrChange w:id="606" w:author="Author">
              <w:tcPr>
                <w:tcW w:w="283" w:type="dxa"/>
                <w:shd w:val="clear" w:color="auto" w:fill="EAF1DD" w:themeFill="accent3" w:themeFillTint="33"/>
              </w:tcPr>
            </w:tcPrChange>
          </w:tcPr>
          <w:p w14:paraId="02920CFA" w14:textId="77777777" w:rsidR="00D307AF" w:rsidRDefault="00D307AF">
            <w:pPr>
              <w:spacing w:before="60" w:after="60" w:line="240" w:lineRule="auto"/>
              <w:rPr>
                <w:rFonts w:ascii="Times New Roman" w:hAnsi="Times New Roman"/>
                <w:b/>
                <w:sz w:val="24"/>
                <w:szCs w:val="24"/>
                <w:lang w:val="en-ID"/>
              </w:rPr>
            </w:pPr>
          </w:p>
        </w:tc>
        <w:tc>
          <w:tcPr>
            <w:tcW w:w="283" w:type="dxa"/>
            <w:tcPrChange w:id="607" w:author="Author">
              <w:tcPr>
                <w:tcW w:w="283" w:type="dxa"/>
                <w:shd w:val="clear" w:color="auto" w:fill="EAF1DD" w:themeFill="accent3" w:themeFillTint="33"/>
              </w:tcPr>
            </w:tcPrChange>
          </w:tcPr>
          <w:p w14:paraId="38088C97" w14:textId="77777777" w:rsidR="00D307AF" w:rsidRDefault="00D307AF">
            <w:pPr>
              <w:spacing w:before="60" w:after="60" w:line="240" w:lineRule="auto"/>
              <w:rPr>
                <w:rFonts w:ascii="Times New Roman" w:hAnsi="Times New Roman"/>
                <w:b/>
                <w:sz w:val="24"/>
                <w:szCs w:val="24"/>
                <w:lang w:val="en-ID"/>
              </w:rPr>
            </w:pPr>
          </w:p>
        </w:tc>
        <w:tc>
          <w:tcPr>
            <w:tcW w:w="283" w:type="dxa"/>
            <w:tcPrChange w:id="608" w:author="Author">
              <w:tcPr>
                <w:tcW w:w="283" w:type="dxa"/>
                <w:shd w:val="clear" w:color="auto" w:fill="EAF1DD" w:themeFill="accent3" w:themeFillTint="33"/>
              </w:tcPr>
            </w:tcPrChange>
          </w:tcPr>
          <w:p w14:paraId="3B06586C" w14:textId="77777777" w:rsidR="00D307AF" w:rsidRDefault="00D307AF">
            <w:pPr>
              <w:spacing w:before="60" w:after="60" w:line="240" w:lineRule="auto"/>
              <w:rPr>
                <w:rFonts w:ascii="Times New Roman" w:hAnsi="Times New Roman"/>
                <w:b/>
                <w:sz w:val="24"/>
                <w:szCs w:val="24"/>
                <w:lang w:val="en-ID"/>
              </w:rPr>
            </w:pPr>
          </w:p>
        </w:tc>
        <w:tc>
          <w:tcPr>
            <w:tcW w:w="283" w:type="dxa"/>
            <w:tcPrChange w:id="609" w:author="Author">
              <w:tcPr>
                <w:tcW w:w="283" w:type="dxa"/>
                <w:shd w:val="clear" w:color="auto" w:fill="EAF1DD" w:themeFill="accent3" w:themeFillTint="33"/>
              </w:tcPr>
            </w:tcPrChange>
          </w:tcPr>
          <w:p w14:paraId="7D7AF05C" w14:textId="77777777" w:rsidR="00D307AF" w:rsidRDefault="00D307AF">
            <w:pPr>
              <w:spacing w:before="60" w:after="60" w:line="240" w:lineRule="auto"/>
              <w:rPr>
                <w:rFonts w:ascii="Times New Roman" w:hAnsi="Times New Roman"/>
                <w:b/>
                <w:sz w:val="24"/>
                <w:szCs w:val="24"/>
                <w:lang w:val="en-ID"/>
              </w:rPr>
            </w:pPr>
          </w:p>
        </w:tc>
        <w:tc>
          <w:tcPr>
            <w:tcW w:w="283" w:type="dxa"/>
            <w:tcPrChange w:id="610" w:author="Author">
              <w:tcPr>
                <w:tcW w:w="283" w:type="dxa"/>
                <w:shd w:val="clear" w:color="auto" w:fill="EAF1DD" w:themeFill="accent3" w:themeFillTint="33"/>
              </w:tcPr>
            </w:tcPrChange>
          </w:tcPr>
          <w:p w14:paraId="70640469" w14:textId="77777777" w:rsidR="00D307AF" w:rsidRDefault="00D307AF">
            <w:pPr>
              <w:spacing w:before="60" w:after="60" w:line="240" w:lineRule="auto"/>
              <w:rPr>
                <w:rFonts w:ascii="Times New Roman" w:hAnsi="Times New Roman"/>
                <w:b/>
                <w:sz w:val="24"/>
                <w:szCs w:val="24"/>
                <w:lang w:val="en-ID"/>
              </w:rPr>
            </w:pPr>
          </w:p>
        </w:tc>
        <w:tc>
          <w:tcPr>
            <w:tcW w:w="283" w:type="dxa"/>
            <w:tcPrChange w:id="611" w:author="Author">
              <w:tcPr>
                <w:tcW w:w="283" w:type="dxa"/>
                <w:shd w:val="clear" w:color="auto" w:fill="DAEEF3" w:themeFill="accent5" w:themeFillTint="33"/>
              </w:tcPr>
            </w:tcPrChange>
          </w:tcPr>
          <w:p w14:paraId="480A2E40" w14:textId="77777777" w:rsidR="00D307AF" w:rsidRDefault="00D307AF">
            <w:pPr>
              <w:spacing w:before="60" w:after="60" w:line="240" w:lineRule="auto"/>
              <w:rPr>
                <w:rFonts w:ascii="Times New Roman" w:hAnsi="Times New Roman"/>
                <w:b/>
                <w:sz w:val="24"/>
                <w:szCs w:val="24"/>
                <w:lang w:val="en-ID"/>
              </w:rPr>
            </w:pPr>
          </w:p>
        </w:tc>
        <w:tc>
          <w:tcPr>
            <w:tcW w:w="283" w:type="dxa"/>
            <w:tcPrChange w:id="612" w:author="Author">
              <w:tcPr>
                <w:tcW w:w="283" w:type="dxa"/>
                <w:shd w:val="clear" w:color="auto" w:fill="DAEEF3" w:themeFill="accent5" w:themeFillTint="33"/>
              </w:tcPr>
            </w:tcPrChange>
          </w:tcPr>
          <w:p w14:paraId="499D1BB3" w14:textId="77777777" w:rsidR="00D307AF" w:rsidRDefault="00D307AF">
            <w:pPr>
              <w:spacing w:before="60" w:after="60" w:line="240" w:lineRule="auto"/>
              <w:rPr>
                <w:rFonts w:ascii="Times New Roman" w:hAnsi="Times New Roman"/>
                <w:b/>
                <w:sz w:val="24"/>
                <w:szCs w:val="24"/>
                <w:lang w:val="en-ID"/>
              </w:rPr>
            </w:pPr>
          </w:p>
        </w:tc>
        <w:tc>
          <w:tcPr>
            <w:tcW w:w="283" w:type="dxa"/>
            <w:tcPrChange w:id="613" w:author="Author">
              <w:tcPr>
                <w:tcW w:w="283" w:type="dxa"/>
                <w:shd w:val="clear" w:color="auto" w:fill="DAEEF3" w:themeFill="accent5" w:themeFillTint="33"/>
              </w:tcPr>
            </w:tcPrChange>
          </w:tcPr>
          <w:p w14:paraId="2B3C82B0" w14:textId="77777777" w:rsidR="00D307AF" w:rsidRDefault="00D307AF">
            <w:pPr>
              <w:spacing w:before="60" w:after="60" w:line="240" w:lineRule="auto"/>
              <w:rPr>
                <w:rFonts w:ascii="Times New Roman" w:hAnsi="Times New Roman"/>
                <w:b/>
                <w:sz w:val="24"/>
                <w:szCs w:val="24"/>
                <w:lang w:val="en-ID"/>
              </w:rPr>
            </w:pPr>
          </w:p>
        </w:tc>
        <w:tc>
          <w:tcPr>
            <w:tcW w:w="283" w:type="dxa"/>
            <w:tcPrChange w:id="614" w:author="Author">
              <w:tcPr>
                <w:tcW w:w="283" w:type="dxa"/>
                <w:shd w:val="clear" w:color="auto" w:fill="DAEEF3" w:themeFill="accent5" w:themeFillTint="33"/>
              </w:tcPr>
            </w:tcPrChange>
          </w:tcPr>
          <w:p w14:paraId="4B6E598D" w14:textId="77777777" w:rsidR="00D307AF" w:rsidRDefault="00D307AF">
            <w:pPr>
              <w:spacing w:before="60" w:after="60" w:line="240" w:lineRule="auto"/>
              <w:rPr>
                <w:rFonts w:ascii="Times New Roman" w:hAnsi="Times New Roman"/>
                <w:b/>
                <w:sz w:val="24"/>
                <w:szCs w:val="24"/>
                <w:lang w:val="en-ID"/>
              </w:rPr>
            </w:pPr>
          </w:p>
        </w:tc>
        <w:tc>
          <w:tcPr>
            <w:tcW w:w="283" w:type="dxa"/>
            <w:tcPrChange w:id="615" w:author="Author">
              <w:tcPr>
                <w:tcW w:w="283" w:type="dxa"/>
                <w:shd w:val="clear" w:color="auto" w:fill="DAEEF3" w:themeFill="accent5" w:themeFillTint="33"/>
              </w:tcPr>
            </w:tcPrChange>
          </w:tcPr>
          <w:p w14:paraId="4FB8AE5C" w14:textId="77777777" w:rsidR="00D307AF" w:rsidRDefault="00E0229E">
            <w:pPr>
              <w:spacing w:before="60" w:after="60" w:line="240" w:lineRule="auto"/>
              <w:rPr>
                <w:ins w:id="616" w:author="Author"/>
                <w:rFonts w:ascii="Times New Roman" w:hAnsi="Times New Roman"/>
                <w:b/>
                <w:sz w:val="24"/>
                <w:szCs w:val="24"/>
                <w:lang w:val="en-ID"/>
              </w:rPr>
            </w:pPr>
            <w:ins w:id="617" w:author="Author">
              <w:r>
                <w:rPr>
                  <w:rFonts w:ascii="Times New Roman" w:hAnsi="Times New Roman"/>
                  <w:b/>
                  <w:sz w:val="24"/>
                  <w:szCs w:val="24"/>
                  <w:lang w:val="en-ID"/>
                </w:rPr>
                <w:t>2</w:t>
              </w:r>
            </w:ins>
          </w:p>
          <w:p w14:paraId="28B654C6" w14:textId="77777777" w:rsidR="00E0229E" w:rsidRDefault="00E0229E">
            <w:pPr>
              <w:spacing w:before="60" w:after="60" w:line="240" w:lineRule="auto"/>
              <w:rPr>
                <w:ins w:id="618" w:author="Author"/>
                <w:rFonts w:ascii="Times New Roman" w:hAnsi="Times New Roman"/>
                <w:b/>
                <w:sz w:val="24"/>
                <w:szCs w:val="24"/>
                <w:lang w:val="en-ID"/>
              </w:rPr>
            </w:pPr>
          </w:p>
          <w:p w14:paraId="056D3FF0" w14:textId="77777777" w:rsidR="00E0229E" w:rsidRDefault="00E0229E">
            <w:pPr>
              <w:spacing w:before="60" w:after="60" w:line="240" w:lineRule="auto"/>
              <w:rPr>
                <w:ins w:id="619" w:author="Author"/>
                <w:rFonts w:ascii="Times New Roman" w:hAnsi="Times New Roman"/>
                <w:b/>
                <w:sz w:val="24"/>
                <w:szCs w:val="24"/>
                <w:lang w:val="en-ID"/>
              </w:rPr>
            </w:pPr>
          </w:p>
          <w:p w14:paraId="1E489C3A" w14:textId="77777777" w:rsidR="00E0229E" w:rsidRDefault="00E0229E">
            <w:pPr>
              <w:spacing w:before="60" w:after="60" w:line="240" w:lineRule="auto"/>
              <w:rPr>
                <w:ins w:id="620" w:author="Author"/>
                <w:rFonts w:ascii="Times New Roman" w:hAnsi="Times New Roman"/>
                <w:b/>
                <w:sz w:val="24"/>
                <w:szCs w:val="24"/>
                <w:lang w:val="en-ID"/>
              </w:rPr>
            </w:pPr>
          </w:p>
          <w:p w14:paraId="69432A9C" w14:textId="77777777" w:rsidR="00E0229E" w:rsidRDefault="00E0229E">
            <w:pPr>
              <w:spacing w:before="60" w:after="60" w:line="240" w:lineRule="auto"/>
              <w:rPr>
                <w:ins w:id="621" w:author="Author"/>
                <w:rFonts w:ascii="Times New Roman" w:hAnsi="Times New Roman"/>
                <w:b/>
                <w:sz w:val="24"/>
                <w:szCs w:val="24"/>
                <w:lang w:val="en-ID"/>
              </w:rPr>
            </w:pPr>
          </w:p>
          <w:p w14:paraId="636E583A" w14:textId="50C69097" w:rsidR="00E0229E" w:rsidRDefault="00E0229E">
            <w:pPr>
              <w:spacing w:before="60" w:after="60" w:line="240" w:lineRule="auto"/>
              <w:rPr>
                <w:rFonts w:ascii="Times New Roman" w:hAnsi="Times New Roman"/>
                <w:b/>
                <w:sz w:val="24"/>
                <w:szCs w:val="24"/>
                <w:lang w:val="en-ID"/>
              </w:rPr>
            </w:pPr>
            <w:ins w:id="622" w:author="Author">
              <w:r>
                <w:rPr>
                  <w:rFonts w:ascii="Times New Roman" w:hAnsi="Times New Roman"/>
                  <w:b/>
                  <w:sz w:val="24"/>
                  <w:szCs w:val="24"/>
                  <w:lang w:val="en-ID"/>
                </w:rPr>
                <w:t>2</w:t>
              </w:r>
            </w:ins>
          </w:p>
        </w:tc>
        <w:tc>
          <w:tcPr>
            <w:tcW w:w="283" w:type="dxa"/>
            <w:tcPrChange w:id="623" w:author="Author">
              <w:tcPr>
                <w:tcW w:w="283" w:type="dxa"/>
                <w:shd w:val="clear" w:color="auto" w:fill="EAF1DD" w:themeFill="accent3" w:themeFillTint="33"/>
              </w:tcPr>
            </w:tcPrChange>
          </w:tcPr>
          <w:p w14:paraId="1B3B9964" w14:textId="77777777" w:rsidR="00D307AF" w:rsidRDefault="00D307AF">
            <w:pPr>
              <w:spacing w:before="60" w:after="60" w:line="240" w:lineRule="auto"/>
              <w:rPr>
                <w:rFonts w:ascii="Times New Roman" w:hAnsi="Times New Roman"/>
                <w:b/>
                <w:sz w:val="24"/>
                <w:szCs w:val="24"/>
                <w:lang w:val="en-ID"/>
              </w:rPr>
            </w:pPr>
          </w:p>
        </w:tc>
        <w:tc>
          <w:tcPr>
            <w:tcW w:w="283" w:type="dxa"/>
            <w:tcPrChange w:id="624" w:author="Author">
              <w:tcPr>
                <w:tcW w:w="283" w:type="dxa"/>
                <w:shd w:val="clear" w:color="auto" w:fill="EAF1DD" w:themeFill="accent3" w:themeFillTint="33"/>
              </w:tcPr>
            </w:tcPrChange>
          </w:tcPr>
          <w:p w14:paraId="58784F84" w14:textId="77777777" w:rsidR="00D307AF" w:rsidRDefault="00D307AF">
            <w:pPr>
              <w:spacing w:before="60" w:after="60" w:line="240" w:lineRule="auto"/>
              <w:rPr>
                <w:rFonts w:ascii="Times New Roman" w:hAnsi="Times New Roman"/>
                <w:b/>
                <w:sz w:val="24"/>
                <w:szCs w:val="24"/>
                <w:lang w:val="en-ID"/>
              </w:rPr>
            </w:pPr>
          </w:p>
        </w:tc>
        <w:tc>
          <w:tcPr>
            <w:tcW w:w="283" w:type="dxa"/>
            <w:tcPrChange w:id="625" w:author="Author">
              <w:tcPr>
                <w:tcW w:w="283" w:type="dxa"/>
                <w:shd w:val="clear" w:color="auto" w:fill="EAF1DD" w:themeFill="accent3" w:themeFillTint="33"/>
              </w:tcPr>
            </w:tcPrChange>
          </w:tcPr>
          <w:p w14:paraId="1A8F7204" w14:textId="77777777" w:rsidR="00D307AF" w:rsidRDefault="00D307AF">
            <w:pPr>
              <w:spacing w:before="60" w:after="60" w:line="240" w:lineRule="auto"/>
              <w:rPr>
                <w:rFonts w:ascii="Times New Roman" w:hAnsi="Times New Roman"/>
                <w:b/>
                <w:sz w:val="24"/>
                <w:szCs w:val="24"/>
                <w:lang w:val="en-ID"/>
              </w:rPr>
            </w:pPr>
          </w:p>
        </w:tc>
        <w:tc>
          <w:tcPr>
            <w:tcW w:w="283" w:type="dxa"/>
            <w:tcPrChange w:id="626" w:author="Author">
              <w:tcPr>
                <w:tcW w:w="283" w:type="dxa"/>
                <w:shd w:val="clear" w:color="auto" w:fill="EAF1DD" w:themeFill="accent3" w:themeFillTint="33"/>
              </w:tcPr>
            </w:tcPrChange>
          </w:tcPr>
          <w:p w14:paraId="0C15CEFC" w14:textId="77777777" w:rsidR="00D307AF" w:rsidRDefault="00D307AF">
            <w:pPr>
              <w:spacing w:before="60" w:after="60" w:line="240" w:lineRule="auto"/>
              <w:rPr>
                <w:rFonts w:ascii="Times New Roman" w:hAnsi="Times New Roman"/>
                <w:b/>
                <w:sz w:val="24"/>
                <w:szCs w:val="24"/>
                <w:lang w:val="en-ID"/>
              </w:rPr>
            </w:pPr>
          </w:p>
        </w:tc>
        <w:tc>
          <w:tcPr>
            <w:tcW w:w="283" w:type="dxa"/>
            <w:tcPrChange w:id="627" w:author="Author">
              <w:tcPr>
                <w:tcW w:w="283" w:type="dxa"/>
                <w:shd w:val="clear" w:color="auto" w:fill="EAF1DD" w:themeFill="accent3" w:themeFillTint="33"/>
              </w:tcPr>
            </w:tcPrChange>
          </w:tcPr>
          <w:p w14:paraId="3BB2509F" w14:textId="77777777" w:rsidR="00D307AF" w:rsidRDefault="00D307AF">
            <w:pPr>
              <w:spacing w:before="60" w:after="60" w:line="240" w:lineRule="auto"/>
              <w:rPr>
                <w:rFonts w:ascii="Times New Roman" w:hAnsi="Times New Roman"/>
                <w:b/>
                <w:sz w:val="24"/>
                <w:szCs w:val="24"/>
                <w:lang w:val="en-ID"/>
              </w:rPr>
            </w:pPr>
          </w:p>
        </w:tc>
        <w:tc>
          <w:tcPr>
            <w:tcW w:w="283" w:type="dxa"/>
            <w:tcPrChange w:id="628" w:author="Author">
              <w:tcPr>
                <w:tcW w:w="283" w:type="dxa"/>
                <w:shd w:val="clear" w:color="auto" w:fill="DAEEF3" w:themeFill="accent5" w:themeFillTint="33"/>
              </w:tcPr>
            </w:tcPrChange>
          </w:tcPr>
          <w:p w14:paraId="42CBAAA5" w14:textId="77777777" w:rsidR="00D307AF" w:rsidRDefault="00D307AF">
            <w:pPr>
              <w:spacing w:before="60" w:after="60" w:line="240" w:lineRule="auto"/>
              <w:rPr>
                <w:rFonts w:ascii="Times New Roman" w:hAnsi="Times New Roman"/>
                <w:b/>
                <w:sz w:val="24"/>
                <w:szCs w:val="24"/>
                <w:lang w:val="en-ID"/>
              </w:rPr>
            </w:pPr>
          </w:p>
        </w:tc>
        <w:tc>
          <w:tcPr>
            <w:tcW w:w="283" w:type="dxa"/>
            <w:tcPrChange w:id="629" w:author="Author">
              <w:tcPr>
                <w:tcW w:w="283" w:type="dxa"/>
                <w:shd w:val="clear" w:color="auto" w:fill="DAEEF3" w:themeFill="accent5" w:themeFillTint="33"/>
              </w:tcPr>
            </w:tcPrChange>
          </w:tcPr>
          <w:p w14:paraId="1A5E4F57" w14:textId="77777777" w:rsidR="00D307AF" w:rsidRDefault="00D307AF">
            <w:pPr>
              <w:spacing w:before="60" w:after="60" w:line="240" w:lineRule="auto"/>
              <w:rPr>
                <w:rFonts w:ascii="Times New Roman" w:hAnsi="Times New Roman"/>
                <w:b/>
                <w:sz w:val="24"/>
                <w:szCs w:val="24"/>
                <w:lang w:val="en-ID"/>
              </w:rPr>
            </w:pPr>
          </w:p>
        </w:tc>
        <w:tc>
          <w:tcPr>
            <w:tcW w:w="283" w:type="dxa"/>
            <w:tcPrChange w:id="630" w:author="Author">
              <w:tcPr>
                <w:tcW w:w="283" w:type="dxa"/>
                <w:shd w:val="clear" w:color="auto" w:fill="DAEEF3" w:themeFill="accent5" w:themeFillTint="33"/>
              </w:tcPr>
            </w:tcPrChange>
          </w:tcPr>
          <w:p w14:paraId="2F167674" w14:textId="77777777" w:rsidR="00D307AF" w:rsidRDefault="00D307AF">
            <w:pPr>
              <w:spacing w:before="60" w:after="60" w:line="240" w:lineRule="auto"/>
              <w:rPr>
                <w:rFonts w:ascii="Times New Roman" w:hAnsi="Times New Roman"/>
                <w:b/>
                <w:sz w:val="24"/>
                <w:szCs w:val="24"/>
                <w:lang w:val="en-ID"/>
              </w:rPr>
            </w:pPr>
          </w:p>
        </w:tc>
        <w:tc>
          <w:tcPr>
            <w:tcW w:w="283" w:type="dxa"/>
            <w:tcPrChange w:id="631" w:author="Author">
              <w:tcPr>
                <w:tcW w:w="283" w:type="dxa"/>
                <w:shd w:val="clear" w:color="auto" w:fill="DAEEF3" w:themeFill="accent5" w:themeFillTint="33"/>
              </w:tcPr>
            </w:tcPrChange>
          </w:tcPr>
          <w:p w14:paraId="0BCAFC50" w14:textId="77777777" w:rsidR="00D307AF" w:rsidRDefault="00D307AF">
            <w:pPr>
              <w:spacing w:before="60" w:after="60" w:line="240" w:lineRule="auto"/>
              <w:rPr>
                <w:rFonts w:ascii="Times New Roman" w:hAnsi="Times New Roman"/>
                <w:b/>
                <w:sz w:val="24"/>
                <w:szCs w:val="24"/>
                <w:lang w:val="en-ID"/>
              </w:rPr>
            </w:pPr>
          </w:p>
        </w:tc>
        <w:tc>
          <w:tcPr>
            <w:tcW w:w="283" w:type="dxa"/>
            <w:tcPrChange w:id="632" w:author="Author">
              <w:tcPr>
                <w:tcW w:w="283" w:type="dxa"/>
                <w:shd w:val="clear" w:color="auto" w:fill="DAEEF3" w:themeFill="accent5" w:themeFillTint="33"/>
              </w:tcPr>
            </w:tcPrChange>
          </w:tcPr>
          <w:p w14:paraId="053E3713" w14:textId="77777777" w:rsidR="00D307AF" w:rsidRDefault="00D307AF">
            <w:pPr>
              <w:spacing w:before="60" w:after="60" w:line="240" w:lineRule="auto"/>
              <w:rPr>
                <w:rFonts w:ascii="Times New Roman" w:hAnsi="Times New Roman"/>
                <w:b/>
                <w:sz w:val="24"/>
                <w:szCs w:val="24"/>
                <w:lang w:val="en-ID"/>
              </w:rPr>
            </w:pPr>
          </w:p>
        </w:tc>
      </w:tr>
      <w:tr w:rsidR="00F118C4" w:rsidRPr="00DD74A3" w14:paraId="7CAB5B7D" w14:textId="77777777" w:rsidTr="00370CD2">
        <w:trPr>
          <w:trHeight w:val="240"/>
          <w:trPrChange w:id="633" w:author="Author">
            <w:trPr>
              <w:trHeight w:val="240"/>
            </w:trPr>
          </w:trPrChange>
        </w:trPr>
        <w:tc>
          <w:tcPr>
            <w:tcW w:w="14524" w:type="dxa"/>
            <w:gridSpan w:val="33"/>
            <w:tcPrChange w:id="634" w:author="Author">
              <w:tcPr>
                <w:tcW w:w="14524" w:type="dxa"/>
                <w:gridSpan w:val="33"/>
                <w:shd w:val="clear" w:color="auto" w:fill="FDE9D9" w:themeFill="accent6" w:themeFillTint="33"/>
              </w:tcPr>
            </w:tcPrChange>
          </w:tcPr>
          <w:p w14:paraId="5145C535"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menyusun Passive Voice dalam teks ilmiah</w:t>
            </w:r>
          </w:p>
        </w:tc>
      </w:tr>
      <w:tr w:rsidR="00E0229E" w:rsidRPr="00DD74A3" w14:paraId="3882E2BB" w14:textId="77777777" w:rsidTr="00370CD2">
        <w:trPr>
          <w:trHeight w:val="240"/>
          <w:trPrChange w:id="635" w:author="Author">
            <w:trPr>
              <w:trHeight w:val="240"/>
            </w:trPr>
          </w:trPrChange>
        </w:trPr>
        <w:tc>
          <w:tcPr>
            <w:tcW w:w="452" w:type="dxa"/>
            <w:tcPrChange w:id="636" w:author="Author">
              <w:tcPr>
                <w:tcW w:w="452" w:type="dxa"/>
                <w:shd w:val="clear" w:color="auto" w:fill="BFBFBF" w:themeFill="background1" w:themeFillShade="BF"/>
              </w:tcPr>
            </w:tcPrChange>
          </w:tcPr>
          <w:p w14:paraId="54E1D76D"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ins w:id="637" w:author="Author">
              <w:r w:rsidR="006F70F5">
                <w:rPr>
                  <w:rFonts w:ascii="Times New Roman" w:hAnsi="Times New Roman"/>
                  <w:b/>
                  <w:sz w:val="24"/>
                  <w:szCs w:val="24"/>
                  <w:lang w:val="en-ID"/>
                </w:rPr>
                <w:t>2</w:t>
              </w:r>
            </w:ins>
          </w:p>
        </w:tc>
        <w:tc>
          <w:tcPr>
            <w:tcW w:w="4770" w:type="dxa"/>
            <w:tcPrChange w:id="638" w:author="Author">
              <w:tcPr>
                <w:tcW w:w="4770" w:type="dxa"/>
                <w:shd w:val="clear" w:color="auto" w:fill="F2F2F2" w:themeFill="background1" w:themeFillShade="F2"/>
              </w:tcPr>
            </w:tcPrChange>
          </w:tcPr>
          <w:p w14:paraId="771244BD" w14:textId="77777777" w:rsidR="00D307AF" w:rsidRDefault="00702DF7">
            <w:pPr>
              <w:spacing w:before="60" w:after="60" w:line="240" w:lineRule="auto"/>
              <w:ind w:left="711" w:hanging="711"/>
              <w:rPr>
                <w:rFonts w:ascii="Times New Roman" w:hAnsi="Times New Roman"/>
                <w:sz w:val="24"/>
                <w:szCs w:val="24"/>
              </w:rPr>
            </w:pPr>
            <w:r>
              <w:rPr>
                <w:rFonts w:ascii="Times New Roman" w:eastAsia="Bookman Old Style" w:hAnsi="Times New Roman"/>
                <w:sz w:val="24"/>
                <w:szCs w:val="24"/>
              </w:rPr>
              <w:t>11.5.3</w:t>
            </w:r>
            <w:r>
              <w:rPr>
                <w:rFonts w:ascii="Times New Roman" w:eastAsia="Bookman Old Style" w:hAnsi="Times New Roman"/>
                <w:sz w:val="24"/>
                <w:szCs w:val="24"/>
              </w:rPr>
              <w:tab/>
            </w:r>
            <w:proofErr w:type="spellStart"/>
            <w:r w:rsidRPr="00702DF7">
              <w:rPr>
                <w:rFonts w:ascii="Times New Roman" w:eastAsia="Bookman Old Style" w:hAnsi="Times New Roman"/>
                <w:sz w:val="24"/>
                <w:szCs w:val="24"/>
              </w:rPr>
              <w:t>Mengidentifikasi</w:t>
            </w:r>
            <w:proofErr w:type="spellEnd"/>
            <w:r w:rsidRPr="00702DF7">
              <w:rPr>
                <w:rFonts w:ascii="Times New Roman" w:hAnsi="Times New Roman"/>
                <w:sz w:val="24"/>
                <w:szCs w:val="24"/>
              </w:rPr>
              <w:t xml:space="preserve"> </w:t>
            </w:r>
            <w:r w:rsidRPr="00702DF7">
              <w:rPr>
                <w:rFonts w:ascii="Times New Roman" w:hAnsi="Times New Roman"/>
                <w:i/>
                <w:sz w:val="24"/>
                <w:szCs w:val="24"/>
              </w:rPr>
              <w:t xml:space="preserve">Passive Voice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ilmiah</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sesuai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dengan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fungsi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sosial</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struktur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dan </w:t>
            </w:r>
            <w:proofErr w:type="spellStart"/>
            <w:r w:rsidRPr="00702DF7">
              <w:rPr>
                <w:rFonts w:ascii="Times New Roman" w:hAnsi="Times New Roman"/>
                <w:sz w:val="24"/>
                <w:szCs w:val="24"/>
              </w:rPr>
              <w:t>unsur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kebahasaannya</w:t>
            </w:r>
            <w:proofErr w:type="spellEnd"/>
            <w:r w:rsidRPr="00702DF7">
              <w:rPr>
                <w:rFonts w:ascii="Times New Roman" w:hAnsi="Times New Roman"/>
                <w:sz w:val="24"/>
                <w:szCs w:val="24"/>
              </w:rPr>
              <w:t>.</w:t>
            </w:r>
          </w:p>
          <w:p w14:paraId="12E40631" w14:textId="77777777" w:rsidR="00D307AF" w:rsidRDefault="00702DF7">
            <w:pPr>
              <w:spacing w:before="60" w:after="60" w:line="240" w:lineRule="auto"/>
              <w:ind w:left="711" w:hanging="711"/>
              <w:rPr>
                <w:rFonts w:ascii="Times New Roman" w:hAnsi="Times New Roman"/>
                <w:b/>
                <w:sz w:val="24"/>
                <w:szCs w:val="24"/>
                <w:lang w:val="en-ID"/>
              </w:rPr>
            </w:pPr>
            <w:r>
              <w:rPr>
                <w:rFonts w:ascii="Times New Roman" w:eastAsia="Bookman Old Style" w:hAnsi="Times New Roman"/>
                <w:sz w:val="24"/>
                <w:szCs w:val="24"/>
              </w:rPr>
              <w:t>11.5.4</w:t>
            </w:r>
            <w:r>
              <w:rPr>
                <w:rFonts w:ascii="Times New Roman" w:eastAsia="Bookman Old Style" w:hAnsi="Times New Roman"/>
                <w:sz w:val="24"/>
                <w:szCs w:val="24"/>
              </w:rPr>
              <w:tab/>
            </w:r>
            <w:r w:rsidRPr="00702DF7">
              <w:rPr>
                <w:rFonts w:ascii="Times New Roman" w:eastAsia="Bookman Old Style" w:hAnsi="Times New Roman"/>
                <w:sz w:val="24"/>
                <w:szCs w:val="24"/>
              </w:rPr>
              <w:t>Menyusun</w:t>
            </w:r>
            <w:r w:rsidRPr="00702DF7">
              <w:rPr>
                <w:rFonts w:ascii="Times New Roman" w:hAnsi="Times New Roman"/>
                <w:sz w:val="24"/>
                <w:szCs w:val="24"/>
              </w:rPr>
              <w:t xml:space="preserve"> </w:t>
            </w:r>
            <w:r w:rsidRPr="00702DF7">
              <w:rPr>
                <w:rFonts w:ascii="Times New Roman" w:hAnsi="Times New Roman"/>
                <w:i/>
                <w:sz w:val="24"/>
                <w:szCs w:val="24"/>
              </w:rPr>
              <w:t xml:space="preserve">Passive Voice </w:t>
            </w:r>
            <w:proofErr w:type="spellStart"/>
            <w:r w:rsidRPr="00702DF7">
              <w:rPr>
                <w:rFonts w:ascii="Times New Roman" w:hAnsi="Times New Roman"/>
                <w:sz w:val="24"/>
                <w:szCs w:val="24"/>
              </w:rPr>
              <w:t>dalam</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ilmiah</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sesuai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lang w:val="en-ID"/>
              </w:rPr>
              <w:t>dengan</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fungsi</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sosial</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struktur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teks</w:t>
            </w:r>
            <w:proofErr w:type="spellEnd"/>
            <w:r w:rsidRPr="00702DF7">
              <w:rPr>
                <w:rFonts w:ascii="Times New Roman" w:hAnsi="Times New Roman"/>
                <w:sz w:val="24"/>
                <w:szCs w:val="24"/>
              </w:rPr>
              <w:t xml:space="preserve"> dan </w:t>
            </w:r>
            <w:proofErr w:type="spellStart"/>
            <w:r w:rsidRPr="00702DF7">
              <w:rPr>
                <w:rFonts w:ascii="Times New Roman" w:hAnsi="Times New Roman"/>
                <w:sz w:val="24"/>
                <w:szCs w:val="24"/>
              </w:rPr>
              <w:t>unsur</w:t>
            </w:r>
            <w:proofErr w:type="spellEnd"/>
            <w:r w:rsidRPr="00702DF7">
              <w:rPr>
                <w:rFonts w:ascii="Times New Roman" w:hAnsi="Times New Roman"/>
                <w:sz w:val="24"/>
                <w:szCs w:val="24"/>
              </w:rPr>
              <w:t xml:space="preserve"> </w:t>
            </w:r>
            <w:proofErr w:type="spellStart"/>
            <w:r w:rsidRPr="00702DF7">
              <w:rPr>
                <w:rFonts w:ascii="Times New Roman" w:hAnsi="Times New Roman"/>
                <w:sz w:val="24"/>
                <w:szCs w:val="24"/>
              </w:rPr>
              <w:t>kebahasaannya</w:t>
            </w:r>
            <w:proofErr w:type="spellEnd"/>
            <w:r w:rsidRPr="00702DF7">
              <w:rPr>
                <w:rFonts w:ascii="Times New Roman" w:hAnsi="Times New Roman"/>
                <w:sz w:val="24"/>
                <w:szCs w:val="24"/>
              </w:rPr>
              <w:t>.</w:t>
            </w:r>
          </w:p>
        </w:tc>
        <w:tc>
          <w:tcPr>
            <w:tcW w:w="820" w:type="dxa"/>
            <w:tcPrChange w:id="639" w:author="Author">
              <w:tcPr>
                <w:tcW w:w="820" w:type="dxa"/>
                <w:shd w:val="clear" w:color="auto" w:fill="F2DBDB" w:themeFill="accent2" w:themeFillTint="33"/>
              </w:tcPr>
            </w:tcPrChange>
          </w:tcPr>
          <w:p w14:paraId="50CE3F45"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t>JP</w:t>
            </w:r>
          </w:p>
        </w:tc>
        <w:tc>
          <w:tcPr>
            <w:tcW w:w="282" w:type="dxa"/>
            <w:tcPrChange w:id="640" w:author="Author">
              <w:tcPr>
                <w:tcW w:w="282" w:type="dxa"/>
                <w:shd w:val="clear" w:color="auto" w:fill="EAF1DD" w:themeFill="accent3" w:themeFillTint="33"/>
              </w:tcPr>
            </w:tcPrChange>
          </w:tcPr>
          <w:p w14:paraId="135E201F" w14:textId="77777777" w:rsidR="00D307AF" w:rsidRDefault="00D307AF">
            <w:pPr>
              <w:spacing w:before="60" w:after="60" w:line="240" w:lineRule="auto"/>
              <w:rPr>
                <w:rFonts w:ascii="Times New Roman" w:hAnsi="Times New Roman"/>
                <w:b/>
                <w:sz w:val="24"/>
                <w:szCs w:val="24"/>
                <w:lang w:val="en-ID"/>
              </w:rPr>
            </w:pPr>
          </w:p>
        </w:tc>
        <w:tc>
          <w:tcPr>
            <w:tcW w:w="282" w:type="dxa"/>
            <w:tcPrChange w:id="641" w:author="Author">
              <w:tcPr>
                <w:tcW w:w="282" w:type="dxa"/>
                <w:shd w:val="clear" w:color="auto" w:fill="EAF1DD" w:themeFill="accent3" w:themeFillTint="33"/>
              </w:tcPr>
            </w:tcPrChange>
          </w:tcPr>
          <w:p w14:paraId="1D0307E0" w14:textId="77777777" w:rsidR="00D307AF" w:rsidRDefault="00D307AF">
            <w:pPr>
              <w:spacing w:before="60" w:after="60" w:line="240" w:lineRule="auto"/>
              <w:rPr>
                <w:rFonts w:ascii="Times New Roman" w:hAnsi="Times New Roman"/>
                <w:b/>
                <w:sz w:val="24"/>
                <w:szCs w:val="24"/>
                <w:lang w:val="en-ID"/>
              </w:rPr>
            </w:pPr>
          </w:p>
        </w:tc>
        <w:tc>
          <w:tcPr>
            <w:tcW w:w="282" w:type="dxa"/>
            <w:tcPrChange w:id="642" w:author="Author">
              <w:tcPr>
                <w:tcW w:w="282" w:type="dxa"/>
                <w:shd w:val="clear" w:color="auto" w:fill="EAF1DD" w:themeFill="accent3" w:themeFillTint="33"/>
              </w:tcPr>
            </w:tcPrChange>
          </w:tcPr>
          <w:p w14:paraId="1851E236" w14:textId="77777777" w:rsidR="00D307AF" w:rsidRDefault="00D307AF">
            <w:pPr>
              <w:spacing w:before="60" w:after="60" w:line="240" w:lineRule="auto"/>
              <w:rPr>
                <w:rFonts w:ascii="Times New Roman" w:hAnsi="Times New Roman"/>
                <w:b/>
                <w:sz w:val="24"/>
                <w:szCs w:val="24"/>
                <w:lang w:val="en-ID"/>
              </w:rPr>
            </w:pPr>
          </w:p>
        </w:tc>
        <w:tc>
          <w:tcPr>
            <w:tcW w:w="282" w:type="dxa"/>
            <w:tcPrChange w:id="643" w:author="Author">
              <w:tcPr>
                <w:tcW w:w="282" w:type="dxa"/>
                <w:shd w:val="clear" w:color="auto" w:fill="EAF1DD" w:themeFill="accent3" w:themeFillTint="33"/>
              </w:tcPr>
            </w:tcPrChange>
          </w:tcPr>
          <w:p w14:paraId="185FF02F" w14:textId="77777777" w:rsidR="00D307AF" w:rsidRDefault="00D307AF">
            <w:pPr>
              <w:spacing w:before="60" w:after="60" w:line="240" w:lineRule="auto"/>
              <w:rPr>
                <w:rFonts w:ascii="Times New Roman" w:hAnsi="Times New Roman"/>
                <w:b/>
                <w:sz w:val="24"/>
                <w:szCs w:val="24"/>
                <w:lang w:val="en-ID"/>
              </w:rPr>
            </w:pPr>
          </w:p>
        </w:tc>
        <w:tc>
          <w:tcPr>
            <w:tcW w:w="282" w:type="dxa"/>
            <w:tcPrChange w:id="644" w:author="Author">
              <w:tcPr>
                <w:tcW w:w="282" w:type="dxa"/>
                <w:shd w:val="clear" w:color="auto" w:fill="EAF1DD" w:themeFill="accent3" w:themeFillTint="33"/>
              </w:tcPr>
            </w:tcPrChange>
          </w:tcPr>
          <w:p w14:paraId="338E0840" w14:textId="77777777" w:rsidR="00D307AF" w:rsidRDefault="00D307AF">
            <w:pPr>
              <w:spacing w:before="60" w:after="60" w:line="240" w:lineRule="auto"/>
              <w:rPr>
                <w:rFonts w:ascii="Times New Roman" w:hAnsi="Times New Roman"/>
                <w:b/>
                <w:sz w:val="24"/>
                <w:szCs w:val="24"/>
                <w:lang w:val="en-ID"/>
              </w:rPr>
            </w:pPr>
          </w:p>
        </w:tc>
        <w:tc>
          <w:tcPr>
            <w:tcW w:w="282" w:type="dxa"/>
            <w:tcPrChange w:id="645" w:author="Author">
              <w:tcPr>
                <w:tcW w:w="282" w:type="dxa"/>
                <w:shd w:val="clear" w:color="auto" w:fill="DAEEF3" w:themeFill="accent5" w:themeFillTint="33"/>
              </w:tcPr>
            </w:tcPrChange>
          </w:tcPr>
          <w:p w14:paraId="6ADF5C89" w14:textId="77777777" w:rsidR="00D307AF" w:rsidRDefault="00D307AF">
            <w:pPr>
              <w:spacing w:before="60" w:after="60" w:line="240" w:lineRule="auto"/>
              <w:rPr>
                <w:rFonts w:ascii="Times New Roman" w:hAnsi="Times New Roman"/>
                <w:b/>
                <w:sz w:val="24"/>
                <w:szCs w:val="24"/>
                <w:lang w:val="en-ID"/>
              </w:rPr>
            </w:pPr>
          </w:p>
        </w:tc>
        <w:tc>
          <w:tcPr>
            <w:tcW w:w="282" w:type="dxa"/>
            <w:tcPrChange w:id="646" w:author="Author">
              <w:tcPr>
                <w:tcW w:w="282" w:type="dxa"/>
                <w:shd w:val="clear" w:color="auto" w:fill="DAEEF3" w:themeFill="accent5" w:themeFillTint="33"/>
              </w:tcPr>
            </w:tcPrChange>
          </w:tcPr>
          <w:p w14:paraId="15EDD315" w14:textId="77777777" w:rsidR="00D307AF" w:rsidRDefault="00D307AF">
            <w:pPr>
              <w:spacing w:before="60" w:after="60" w:line="240" w:lineRule="auto"/>
              <w:rPr>
                <w:rFonts w:ascii="Times New Roman" w:hAnsi="Times New Roman"/>
                <w:b/>
                <w:sz w:val="24"/>
                <w:szCs w:val="24"/>
                <w:lang w:val="en-ID"/>
              </w:rPr>
            </w:pPr>
          </w:p>
        </w:tc>
        <w:tc>
          <w:tcPr>
            <w:tcW w:w="282" w:type="dxa"/>
            <w:tcPrChange w:id="647" w:author="Author">
              <w:tcPr>
                <w:tcW w:w="282" w:type="dxa"/>
                <w:shd w:val="clear" w:color="auto" w:fill="DAEEF3" w:themeFill="accent5" w:themeFillTint="33"/>
              </w:tcPr>
            </w:tcPrChange>
          </w:tcPr>
          <w:p w14:paraId="5FC781E7" w14:textId="77777777" w:rsidR="00D307AF" w:rsidRDefault="00D307AF">
            <w:pPr>
              <w:spacing w:before="60" w:after="60" w:line="240" w:lineRule="auto"/>
              <w:rPr>
                <w:rFonts w:ascii="Times New Roman" w:hAnsi="Times New Roman"/>
                <w:b/>
                <w:sz w:val="24"/>
                <w:szCs w:val="24"/>
                <w:lang w:val="en-ID"/>
              </w:rPr>
            </w:pPr>
          </w:p>
        </w:tc>
        <w:tc>
          <w:tcPr>
            <w:tcW w:w="283" w:type="dxa"/>
            <w:tcPrChange w:id="648" w:author="Author">
              <w:tcPr>
                <w:tcW w:w="283" w:type="dxa"/>
                <w:shd w:val="clear" w:color="auto" w:fill="DAEEF3" w:themeFill="accent5" w:themeFillTint="33"/>
              </w:tcPr>
            </w:tcPrChange>
          </w:tcPr>
          <w:p w14:paraId="03CF5A61" w14:textId="77777777" w:rsidR="00D307AF" w:rsidRDefault="00D307AF">
            <w:pPr>
              <w:spacing w:before="60" w:after="60" w:line="240" w:lineRule="auto"/>
              <w:rPr>
                <w:rFonts w:ascii="Times New Roman" w:hAnsi="Times New Roman"/>
                <w:b/>
                <w:sz w:val="24"/>
                <w:szCs w:val="24"/>
                <w:lang w:val="en-ID"/>
              </w:rPr>
            </w:pPr>
          </w:p>
        </w:tc>
        <w:tc>
          <w:tcPr>
            <w:tcW w:w="283" w:type="dxa"/>
            <w:tcPrChange w:id="649" w:author="Author">
              <w:tcPr>
                <w:tcW w:w="283" w:type="dxa"/>
                <w:shd w:val="clear" w:color="auto" w:fill="DAEEF3" w:themeFill="accent5" w:themeFillTint="33"/>
              </w:tcPr>
            </w:tcPrChange>
          </w:tcPr>
          <w:p w14:paraId="44CAFE73" w14:textId="77777777" w:rsidR="00D307AF" w:rsidRDefault="00D307AF">
            <w:pPr>
              <w:spacing w:before="60" w:after="60" w:line="240" w:lineRule="auto"/>
              <w:rPr>
                <w:rFonts w:ascii="Times New Roman" w:hAnsi="Times New Roman"/>
                <w:b/>
                <w:sz w:val="24"/>
                <w:szCs w:val="24"/>
                <w:lang w:val="en-ID"/>
              </w:rPr>
            </w:pPr>
          </w:p>
        </w:tc>
        <w:tc>
          <w:tcPr>
            <w:tcW w:w="283" w:type="dxa"/>
            <w:tcPrChange w:id="650" w:author="Author">
              <w:tcPr>
                <w:tcW w:w="283" w:type="dxa"/>
                <w:shd w:val="clear" w:color="auto" w:fill="EAF1DD" w:themeFill="accent3" w:themeFillTint="33"/>
              </w:tcPr>
            </w:tcPrChange>
          </w:tcPr>
          <w:p w14:paraId="3A9058FF" w14:textId="77777777" w:rsidR="00D307AF" w:rsidRDefault="00D307AF">
            <w:pPr>
              <w:spacing w:before="60" w:after="60" w:line="240" w:lineRule="auto"/>
              <w:rPr>
                <w:rFonts w:ascii="Times New Roman" w:hAnsi="Times New Roman"/>
                <w:b/>
                <w:sz w:val="24"/>
                <w:szCs w:val="24"/>
                <w:lang w:val="en-ID"/>
              </w:rPr>
            </w:pPr>
          </w:p>
        </w:tc>
        <w:tc>
          <w:tcPr>
            <w:tcW w:w="283" w:type="dxa"/>
            <w:tcPrChange w:id="651" w:author="Author">
              <w:tcPr>
                <w:tcW w:w="283" w:type="dxa"/>
                <w:shd w:val="clear" w:color="auto" w:fill="EAF1DD" w:themeFill="accent3" w:themeFillTint="33"/>
              </w:tcPr>
            </w:tcPrChange>
          </w:tcPr>
          <w:p w14:paraId="4EB2F299" w14:textId="77777777" w:rsidR="00D307AF" w:rsidRDefault="00D307AF">
            <w:pPr>
              <w:spacing w:before="60" w:after="60" w:line="240" w:lineRule="auto"/>
              <w:rPr>
                <w:rFonts w:ascii="Times New Roman" w:hAnsi="Times New Roman"/>
                <w:b/>
                <w:sz w:val="24"/>
                <w:szCs w:val="24"/>
                <w:lang w:val="en-ID"/>
              </w:rPr>
            </w:pPr>
          </w:p>
        </w:tc>
        <w:tc>
          <w:tcPr>
            <w:tcW w:w="283" w:type="dxa"/>
            <w:tcPrChange w:id="652" w:author="Author">
              <w:tcPr>
                <w:tcW w:w="283" w:type="dxa"/>
                <w:shd w:val="clear" w:color="auto" w:fill="EAF1DD" w:themeFill="accent3" w:themeFillTint="33"/>
              </w:tcPr>
            </w:tcPrChange>
          </w:tcPr>
          <w:p w14:paraId="4211A7C1" w14:textId="77777777" w:rsidR="00D307AF" w:rsidRDefault="00D307AF">
            <w:pPr>
              <w:spacing w:before="60" w:after="60" w:line="240" w:lineRule="auto"/>
              <w:rPr>
                <w:rFonts w:ascii="Times New Roman" w:hAnsi="Times New Roman"/>
                <w:b/>
                <w:sz w:val="24"/>
                <w:szCs w:val="24"/>
                <w:lang w:val="en-ID"/>
              </w:rPr>
            </w:pPr>
          </w:p>
        </w:tc>
        <w:tc>
          <w:tcPr>
            <w:tcW w:w="283" w:type="dxa"/>
            <w:tcPrChange w:id="653" w:author="Author">
              <w:tcPr>
                <w:tcW w:w="283" w:type="dxa"/>
                <w:shd w:val="clear" w:color="auto" w:fill="EAF1DD" w:themeFill="accent3" w:themeFillTint="33"/>
              </w:tcPr>
            </w:tcPrChange>
          </w:tcPr>
          <w:p w14:paraId="3A5D7E97" w14:textId="77777777" w:rsidR="00D307AF" w:rsidRDefault="00D307AF">
            <w:pPr>
              <w:spacing w:before="60" w:after="60" w:line="240" w:lineRule="auto"/>
              <w:rPr>
                <w:rFonts w:ascii="Times New Roman" w:hAnsi="Times New Roman"/>
                <w:b/>
                <w:sz w:val="24"/>
                <w:szCs w:val="24"/>
                <w:lang w:val="en-ID"/>
              </w:rPr>
            </w:pPr>
          </w:p>
        </w:tc>
        <w:tc>
          <w:tcPr>
            <w:tcW w:w="283" w:type="dxa"/>
            <w:tcPrChange w:id="654" w:author="Author">
              <w:tcPr>
                <w:tcW w:w="283" w:type="dxa"/>
                <w:shd w:val="clear" w:color="auto" w:fill="EAF1DD" w:themeFill="accent3" w:themeFillTint="33"/>
              </w:tcPr>
            </w:tcPrChange>
          </w:tcPr>
          <w:p w14:paraId="2FCE3AC7" w14:textId="77777777" w:rsidR="00D307AF" w:rsidRDefault="00D307AF">
            <w:pPr>
              <w:spacing w:before="60" w:after="60" w:line="240" w:lineRule="auto"/>
              <w:rPr>
                <w:rFonts w:ascii="Times New Roman" w:hAnsi="Times New Roman"/>
                <w:b/>
                <w:sz w:val="24"/>
                <w:szCs w:val="24"/>
                <w:lang w:val="en-ID"/>
              </w:rPr>
            </w:pPr>
          </w:p>
        </w:tc>
        <w:tc>
          <w:tcPr>
            <w:tcW w:w="283" w:type="dxa"/>
            <w:tcPrChange w:id="655" w:author="Author">
              <w:tcPr>
                <w:tcW w:w="283" w:type="dxa"/>
                <w:shd w:val="clear" w:color="auto" w:fill="DAEEF3" w:themeFill="accent5" w:themeFillTint="33"/>
              </w:tcPr>
            </w:tcPrChange>
          </w:tcPr>
          <w:p w14:paraId="15B1A88E" w14:textId="77777777" w:rsidR="00D307AF" w:rsidRDefault="00D307AF">
            <w:pPr>
              <w:spacing w:before="60" w:after="60" w:line="240" w:lineRule="auto"/>
              <w:rPr>
                <w:rFonts w:ascii="Times New Roman" w:hAnsi="Times New Roman"/>
                <w:b/>
                <w:sz w:val="24"/>
                <w:szCs w:val="24"/>
                <w:lang w:val="en-ID"/>
              </w:rPr>
            </w:pPr>
          </w:p>
        </w:tc>
        <w:tc>
          <w:tcPr>
            <w:tcW w:w="283" w:type="dxa"/>
            <w:tcPrChange w:id="656" w:author="Author">
              <w:tcPr>
                <w:tcW w:w="283" w:type="dxa"/>
                <w:shd w:val="clear" w:color="auto" w:fill="DAEEF3" w:themeFill="accent5" w:themeFillTint="33"/>
              </w:tcPr>
            </w:tcPrChange>
          </w:tcPr>
          <w:p w14:paraId="5B9C1545" w14:textId="77777777" w:rsidR="00D307AF" w:rsidRDefault="00D307AF">
            <w:pPr>
              <w:spacing w:before="60" w:after="60" w:line="240" w:lineRule="auto"/>
              <w:rPr>
                <w:rFonts w:ascii="Times New Roman" w:hAnsi="Times New Roman"/>
                <w:b/>
                <w:sz w:val="24"/>
                <w:szCs w:val="24"/>
                <w:lang w:val="en-ID"/>
              </w:rPr>
            </w:pPr>
          </w:p>
        </w:tc>
        <w:tc>
          <w:tcPr>
            <w:tcW w:w="283" w:type="dxa"/>
            <w:tcPrChange w:id="657" w:author="Author">
              <w:tcPr>
                <w:tcW w:w="283" w:type="dxa"/>
                <w:shd w:val="clear" w:color="auto" w:fill="DAEEF3" w:themeFill="accent5" w:themeFillTint="33"/>
              </w:tcPr>
            </w:tcPrChange>
          </w:tcPr>
          <w:p w14:paraId="0DE8CF10" w14:textId="77777777" w:rsidR="00D307AF" w:rsidRDefault="00D307AF">
            <w:pPr>
              <w:spacing w:before="60" w:after="60" w:line="240" w:lineRule="auto"/>
              <w:rPr>
                <w:rFonts w:ascii="Times New Roman" w:hAnsi="Times New Roman"/>
                <w:b/>
                <w:sz w:val="24"/>
                <w:szCs w:val="24"/>
                <w:lang w:val="en-ID"/>
              </w:rPr>
            </w:pPr>
          </w:p>
        </w:tc>
        <w:tc>
          <w:tcPr>
            <w:tcW w:w="283" w:type="dxa"/>
            <w:tcPrChange w:id="658" w:author="Author">
              <w:tcPr>
                <w:tcW w:w="283" w:type="dxa"/>
                <w:shd w:val="clear" w:color="auto" w:fill="DAEEF3" w:themeFill="accent5" w:themeFillTint="33"/>
              </w:tcPr>
            </w:tcPrChange>
          </w:tcPr>
          <w:p w14:paraId="375C47DE" w14:textId="77777777" w:rsidR="00D307AF" w:rsidRDefault="00D307AF">
            <w:pPr>
              <w:spacing w:before="60" w:after="60" w:line="240" w:lineRule="auto"/>
              <w:rPr>
                <w:rFonts w:ascii="Times New Roman" w:hAnsi="Times New Roman"/>
                <w:b/>
                <w:sz w:val="24"/>
                <w:szCs w:val="24"/>
                <w:lang w:val="en-ID"/>
              </w:rPr>
            </w:pPr>
          </w:p>
        </w:tc>
        <w:tc>
          <w:tcPr>
            <w:tcW w:w="283" w:type="dxa"/>
            <w:tcPrChange w:id="659" w:author="Author">
              <w:tcPr>
                <w:tcW w:w="283" w:type="dxa"/>
                <w:shd w:val="clear" w:color="auto" w:fill="DAEEF3" w:themeFill="accent5" w:themeFillTint="33"/>
              </w:tcPr>
            </w:tcPrChange>
          </w:tcPr>
          <w:p w14:paraId="6A3DEC2F" w14:textId="77777777" w:rsidR="00D307AF" w:rsidRDefault="00D307AF">
            <w:pPr>
              <w:spacing w:before="60" w:after="60" w:line="240" w:lineRule="auto"/>
              <w:rPr>
                <w:rFonts w:ascii="Times New Roman" w:hAnsi="Times New Roman"/>
                <w:b/>
                <w:sz w:val="24"/>
                <w:szCs w:val="24"/>
                <w:lang w:val="en-ID"/>
              </w:rPr>
            </w:pPr>
          </w:p>
        </w:tc>
        <w:tc>
          <w:tcPr>
            <w:tcW w:w="283" w:type="dxa"/>
            <w:tcPrChange w:id="660" w:author="Author">
              <w:tcPr>
                <w:tcW w:w="283" w:type="dxa"/>
                <w:shd w:val="clear" w:color="auto" w:fill="EAF1DD" w:themeFill="accent3" w:themeFillTint="33"/>
              </w:tcPr>
            </w:tcPrChange>
          </w:tcPr>
          <w:p w14:paraId="3330F893" w14:textId="58B0961F" w:rsidR="00D307AF" w:rsidRDefault="00D307AF">
            <w:pPr>
              <w:spacing w:before="60" w:after="60" w:line="240" w:lineRule="auto"/>
              <w:rPr>
                <w:ins w:id="661" w:author="Author"/>
                <w:rFonts w:ascii="Times New Roman" w:hAnsi="Times New Roman"/>
                <w:b/>
                <w:sz w:val="24"/>
                <w:szCs w:val="24"/>
                <w:lang w:val="en-ID"/>
              </w:rPr>
            </w:pPr>
          </w:p>
          <w:p w14:paraId="05EBE31A" w14:textId="77777777" w:rsidR="00E0229E" w:rsidRDefault="00E0229E">
            <w:pPr>
              <w:spacing w:before="60" w:after="60" w:line="240" w:lineRule="auto"/>
              <w:rPr>
                <w:ins w:id="662" w:author="Author"/>
                <w:rFonts w:ascii="Times New Roman" w:hAnsi="Times New Roman"/>
                <w:b/>
                <w:sz w:val="24"/>
                <w:szCs w:val="24"/>
                <w:lang w:val="en-ID"/>
              </w:rPr>
            </w:pPr>
          </w:p>
          <w:p w14:paraId="12318FC9" w14:textId="77777777" w:rsidR="00E0229E" w:rsidRDefault="00E0229E">
            <w:pPr>
              <w:spacing w:before="60" w:after="60" w:line="240" w:lineRule="auto"/>
              <w:rPr>
                <w:ins w:id="663" w:author="Author"/>
                <w:rFonts w:ascii="Times New Roman" w:hAnsi="Times New Roman"/>
                <w:b/>
                <w:sz w:val="24"/>
                <w:szCs w:val="24"/>
                <w:lang w:val="en-ID"/>
              </w:rPr>
            </w:pPr>
          </w:p>
          <w:p w14:paraId="68530868" w14:textId="77777777" w:rsidR="00E0229E" w:rsidRDefault="00E0229E">
            <w:pPr>
              <w:spacing w:before="60" w:after="60" w:line="240" w:lineRule="auto"/>
              <w:rPr>
                <w:ins w:id="664" w:author="Author"/>
                <w:rFonts w:ascii="Times New Roman" w:hAnsi="Times New Roman"/>
                <w:b/>
                <w:sz w:val="24"/>
                <w:szCs w:val="24"/>
                <w:lang w:val="en-ID"/>
              </w:rPr>
            </w:pPr>
          </w:p>
          <w:p w14:paraId="5D6DA504" w14:textId="77777777" w:rsidR="00E0229E" w:rsidRDefault="00E0229E">
            <w:pPr>
              <w:spacing w:before="60" w:after="60" w:line="240" w:lineRule="auto"/>
              <w:rPr>
                <w:ins w:id="665" w:author="Author"/>
                <w:rFonts w:ascii="Times New Roman" w:hAnsi="Times New Roman"/>
                <w:b/>
                <w:sz w:val="24"/>
                <w:szCs w:val="24"/>
                <w:lang w:val="en-ID"/>
              </w:rPr>
            </w:pPr>
          </w:p>
          <w:p w14:paraId="649AAD6D" w14:textId="54766781" w:rsidR="00E0229E" w:rsidRDefault="00E0229E">
            <w:pPr>
              <w:spacing w:before="60" w:after="60" w:line="240" w:lineRule="auto"/>
              <w:rPr>
                <w:rFonts w:ascii="Times New Roman" w:hAnsi="Times New Roman"/>
                <w:b/>
                <w:sz w:val="24"/>
                <w:szCs w:val="24"/>
                <w:lang w:val="en-ID"/>
              </w:rPr>
            </w:pPr>
          </w:p>
        </w:tc>
        <w:tc>
          <w:tcPr>
            <w:tcW w:w="283" w:type="dxa"/>
            <w:tcPrChange w:id="666" w:author="Author">
              <w:tcPr>
                <w:tcW w:w="283" w:type="dxa"/>
                <w:shd w:val="clear" w:color="auto" w:fill="EAF1DD" w:themeFill="accent3" w:themeFillTint="33"/>
              </w:tcPr>
            </w:tcPrChange>
          </w:tcPr>
          <w:p w14:paraId="583094B1" w14:textId="097C0B91" w:rsidR="00D307AF" w:rsidRDefault="00E0229E">
            <w:pPr>
              <w:spacing w:before="60" w:after="60" w:line="240" w:lineRule="auto"/>
              <w:rPr>
                <w:ins w:id="667" w:author="Author"/>
                <w:rFonts w:ascii="Times New Roman" w:hAnsi="Times New Roman"/>
                <w:b/>
                <w:sz w:val="24"/>
                <w:szCs w:val="24"/>
                <w:lang w:val="en-ID"/>
              </w:rPr>
            </w:pPr>
            <w:ins w:id="668" w:author="Author">
              <w:r>
                <w:rPr>
                  <w:rFonts w:ascii="Times New Roman" w:hAnsi="Times New Roman"/>
                  <w:b/>
                  <w:sz w:val="24"/>
                  <w:szCs w:val="24"/>
                  <w:lang w:val="en-ID"/>
                </w:rPr>
                <w:t>2</w:t>
              </w:r>
            </w:ins>
          </w:p>
          <w:p w14:paraId="59053F5E" w14:textId="77777777" w:rsidR="00E0229E" w:rsidRDefault="00E0229E">
            <w:pPr>
              <w:spacing w:before="60" w:after="60" w:line="240" w:lineRule="auto"/>
              <w:rPr>
                <w:ins w:id="669" w:author="Author"/>
                <w:rFonts w:ascii="Times New Roman" w:hAnsi="Times New Roman"/>
                <w:b/>
                <w:sz w:val="24"/>
                <w:szCs w:val="24"/>
                <w:lang w:val="en-ID"/>
              </w:rPr>
            </w:pPr>
          </w:p>
          <w:p w14:paraId="3C2AA226" w14:textId="77777777" w:rsidR="00E0229E" w:rsidRDefault="00E0229E">
            <w:pPr>
              <w:spacing w:before="60" w:after="60" w:line="240" w:lineRule="auto"/>
              <w:rPr>
                <w:ins w:id="670" w:author="Author"/>
                <w:rFonts w:ascii="Times New Roman" w:hAnsi="Times New Roman"/>
                <w:b/>
                <w:sz w:val="24"/>
                <w:szCs w:val="24"/>
                <w:lang w:val="en-ID"/>
              </w:rPr>
            </w:pPr>
          </w:p>
          <w:p w14:paraId="4407DA1A" w14:textId="77777777" w:rsidR="00E0229E" w:rsidRDefault="00E0229E">
            <w:pPr>
              <w:spacing w:before="60" w:after="60" w:line="240" w:lineRule="auto"/>
              <w:rPr>
                <w:ins w:id="671" w:author="Author"/>
                <w:rFonts w:ascii="Times New Roman" w:hAnsi="Times New Roman"/>
                <w:b/>
                <w:sz w:val="24"/>
                <w:szCs w:val="24"/>
                <w:lang w:val="en-ID"/>
              </w:rPr>
            </w:pPr>
          </w:p>
          <w:p w14:paraId="45A6B198" w14:textId="77777777" w:rsidR="00E0229E" w:rsidRDefault="00E0229E">
            <w:pPr>
              <w:spacing w:before="60" w:after="60" w:line="240" w:lineRule="auto"/>
              <w:rPr>
                <w:ins w:id="672" w:author="Author"/>
                <w:rFonts w:ascii="Times New Roman" w:hAnsi="Times New Roman"/>
                <w:b/>
                <w:sz w:val="24"/>
                <w:szCs w:val="24"/>
                <w:lang w:val="en-ID"/>
              </w:rPr>
            </w:pPr>
          </w:p>
          <w:p w14:paraId="1CFC0D16" w14:textId="76D46727" w:rsidR="00E0229E" w:rsidRDefault="00E0229E">
            <w:pPr>
              <w:spacing w:before="60" w:after="60" w:line="240" w:lineRule="auto"/>
              <w:rPr>
                <w:rFonts w:ascii="Times New Roman" w:hAnsi="Times New Roman"/>
                <w:b/>
                <w:sz w:val="24"/>
                <w:szCs w:val="24"/>
                <w:lang w:val="en-ID"/>
              </w:rPr>
            </w:pPr>
          </w:p>
        </w:tc>
        <w:tc>
          <w:tcPr>
            <w:tcW w:w="283" w:type="dxa"/>
            <w:tcPrChange w:id="673" w:author="Author">
              <w:tcPr>
                <w:tcW w:w="283" w:type="dxa"/>
                <w:shd w:val="clear" w:color="auto" w:fill="EAF1DD" w:themeFill="accent3" w:themeFillTint="33"/>
              </w:tcPr>
            </w:tcPrChange>
          </w:tcPr>
          <w:p w14:paraId="16293F4B" w14:textId="77777777" w:rsidR="00D307AF" w:rsidRDefault="00D307AF">
            <w:pPr>
              <w:spacing w:before="60" w:after="60" w:line="240" w:lineRule="auto"/>
              <w:rPr>
                <w:ins w:id="674" w:author="Author"/>
                <w:rFonts w:ascii="Times New Roman" w:hAnsi="Times New Roman"/>
                <w:b/>
                <w:sz w:val="24"/>
                <w:szCs w:val="24"/>
                <w:lang w:val="en-ID"/>
              </w:rPr>
            </w:pPr>
          </w:p>
          <w:p w14:paraId="5B18551C" w14:textId="77777777" w:rsidR="00E0229E" w:rsidRDefault="00E0229E">
            <w:pPr>
              <w:spacing w:before="60" w:after="60" w:line="240" w:lineRule="auto"/>
              <w:rPr>
                <w:ins w:id="675" w:author="Author"/>
                <w:rFonts w:ascii="Times New Roman" w:hAnsi="Times New Roman"/>
                <w:b/>
                <w:sz w:val="24"/>
                <w:szCs w:val="24"/>
                <w:lang w:val="en-ID"/>
              </w:rPr>
            </w:pPr>
          </w:p>
          <w:p w14:paraId="63C21124" w14:textId="77777777" w:rsidR="00E0229E" w:rsidRDefault="00E0229E">
            <w:pPr>
              <w:spacing w:before="60" w:after="60" w:line="240" w:lineRule="auto"/>
              <w:rPr>
                <w:ins w:id="676" w:author="Author"/>
                <w:rFonts w:ascii="Times New Roman" w:hAnsi="Times New Roman"/>
                <w:b/>
                <w:sz w:val="24"/>
                <w:szCs w:val="24"/>
                <w:lang w:val="en-ID"/>
              </w:rPr>
            </w:pPr>
          </w:p>
          <w:p w14:paraId="74464A9C" w14:textId="77777777" w:rsidR="00E0229E" w:rsidRDefault="00E0229E">
            <w:pPr>
              <w:spacing w:before="60" w:after="60" w:line="240" w:lineRule="auto"/>
              <w:rPr>
                <w:ins w:id="677" w:author="Author"/>
                <w:rFonts w:ascii="Times New Roman" w:hAnsi="Times New Roman"/>
                <w:b/>
                <w:sz w:val="24"/>
                <w:szCs w:val="24"/>
                <w:lang w:val="en-ID"/>
              </w:rPr>
            </w:pPr>
          </w:p>
          <w:p w14:paraId="4340BF81" w14:textId="77777777" w:rsidR="00E0229E" w:rsidRDefault="00E0229E">
            <w:pPr>
              <w:spacing w:before="60" w:after="60" w:line="240" w:lineRule="auto"/>
              <w:rPr>
                <w:ins w:id="678" w:author="Author"/>
                <w:rFonts w:ascii="Times New Roman" w:hAnsi="Times New Roman"/>
                <w:b/>
                <w:sz w:val="24"/>
                <w:szCs w:val="24"/>
                <w:lang w:val="en-ID"/>
              </w:rPr>
            </w:pPr>
          </w:p>
          <w:p w14:paraId="0C8EBA58" w14:textId="25FF92D4" w:rsidR="00E0229E" w:rsidRDefault="00E0229E">
            <w:pPr>
              <w:spacing w:before="60" w:after="60" w:line="240" w:lineRule="auto"/>
              <w:rPr>
                <w:rFonts w:ascii="Times New Roman" w:hAnsi="Times New Roman"/>
                <w:b/>
                <w:sz w:val="24"/>
                <w:szCs w:val="24"/>
                <w:lang w:val="en-ID"/>
              </w:rPr>
            </w:pPr>
            <w:ins w:id="679" w:author="Author">
              <w:r>
                <w:rPr>
                  <w:rFonts w:ascii="Times New Roman" w:hAnsi="Times New Roman"/>
                  <w:b/>
                  <w:sz w:val="24"/>
                  <w:szCs w:val="24"/>
                  <w:lang w:val="en-ID"/>
                </w:rPr>
                <w:t>2</w:t>
              </w:r>
            </w:ins>
          </w:p>
        </w:tc>
        <w:tc>
          <w:tcPr>
            <w:tcW w:w="283" w:type="dxa"/>
            <w:tcPrChange w:id="680" w:author="Author">
              <w:tcPr>
                <w:tcW w:w="283" w:type="dxa"/>
                <w:shd w:val="clear" w:color="auto" w:fill="EAF1DD" w:themeFill="accent3" w:themeFillTint="33"/>
              </w:tcPr>
            </w:tcPrChange>
          </w:tcPr>
          <w:p w14:paraId="344BF465" w14:textId="77777777" w:rsidR="00D307AF" w:rsidRDefault="00D307AF">
            <w:pPr>
              <w:spacing w:before="60" w:after="60" w:line="240" w:lineRule="auto"/>
              <w:rPr>
                <w:ins w:id="681" w:author="Author"/>
                <w:rFonts w:ascii="Times New Roman" w:hAnsi="Times New Roman"/>
                <w:b/>
                <w:sz w:val="24"/>
                <w:szCs w:val="24"/>
                <w:lang w:val="en-ID"/>
              </w:rPr>
            </w:pPr>
          </w:p>
          <w:p w14:paraId="4655A2CD" w14:textId="77777777" w:rsidR="00E0229E" w:rsidRDefault="00E0229E">
            <w:pPr>
              <w:spacing w:before="60" w:after="60" w:line="240" w:lineRule="auto"/>
              <w:rPr>
                <w:ins w:id="682" w:author="Author"/>
                <w:rFonts w:ascii="Times New Roman" w:hAnsi="Times New Roman"/>
                <w:b/>
                <w:sz w:val="24"/>
                <w:szCs w:val="24"/>
                <w:lang w:val="en-ID"/>
              </w:rPr>
            </w:pPr>
          </w:p>
          <w:p w14:paraId="3F4A0370" w14:textId="77777777" w:rsidR="00E0229E" w:rsidRDefault="00E0229E">
            <w:pPr>
              <w:spacing w:before="60" w:after="60" w:line="240" w:lineRule="auto"/>
              <w:rPr>
                <w:ins w:id="683" w:author="Author"/>
                <w:rFonts w:ascii="Times New Roman" w:hAnsi="Times New Roman"/>
                <w:b/>
                <w:sz w:val="24"/>
                <w:szCs w:val="24"/>
                <w:lang w:val="en-ID"/>
              </w:rPr>
            </w:pPr>
          </w:p>
          <w:p w14:paraId="6A6D026F" w14:textId="77777777" w:rsidR="00E0229E" w:rsidRDefault="00E0229E">
            <w:pPr>
              <w:spacing w:before="60" w:after="60" w:line="240" w:lineRule="auto"/>
              <w:rPr>
                <w:ins w:id="684" w:author="Author"/>
                <w:rFonts w:ascii="Times New Roman" w:hAnsi="Times New Roman"/>
                <w:b/>
                <w:sz w:val="24"/>
                <w:szCs w:val="24"/>
                <w:lang w:val="en-ID"/>
              </w:rPr>
            </w:pPr>
          </w:p>
          <w:p w14:paraId="5E360FEF" w14:textId="77777777" w:rsidR="00E0229E" w:rsidRDefault="00E0229E">
            <w:pPr>
              <w:spacing w:before="60" w:after="60" w:line="240" w:lineRule="auto"/>
              <w:rPr>
                <w:ins w:id="685" w:author="Author"/>
                <w:rFonts w:ascii="Times New Roman" w:hAnsi="Times New Roman"/>
                <w:b/>
                <w:sz w:val="24"/>
                <w:szCs w:val="24"/>
                <w:lang w:val="en-ID"/>
              </w:rPr>
            </w:pPr>
          </w:p>
          <w:p w14:paraId="5A8F8208" w14:textId="5B0E3EA1" w:rsidR="00E0229E" w:rsidRDefault="00E0229E">
            <w:pPr>
              <w:spacing w:before="60" w:after="60" w:line="240" w:lineRule="auto"/>
              <w:rPr>
                <w:rFonts w:ascii="Times New Roman" w:hAnsi="Times New Roman"/>
                <w:b/>
                <w:sz w:val="24"/>
                <w:szCs w:val="24"/>
                <w:lang w:val="en-ID"/>
              </w:rPr>
            </w:pPr>
            <w:ins w:id="686" w:author="Author">
              <w:r>
                <w:rPr>
                  <w:rFonts w:ascii="Times New Roman" w:hAnsi="Times New Roman"/>
                  <w:b/>
                  <w:sz w:val="24"/>
                  <w:szCs w:val="24"/>
                  <w:lang w:val="en-ID"/>
                </w:rPr>
                <w:t>2</w:t>
              </w:r>
            </w:ins>
          </w:p>
        </w:tc>
        <w:tc>
          <w:tcPr>
            <w:tcW w:w="283" w:type="dxa"/>
            <w:tcPrChange w:id="687" w:author="Author">
              <w:tcPr>
                <w:tcW w:w="283" w:type="dxa"/>
                <w:shd w:val="clear" w:color="auto" w:fill="EAF1DD" w:themeFill="accent3" w:themeFillTint="33"/>
              </w:tcPr>
            </w:tcPrChange>
          </w:tcPr>
          <w:p w14:paraId="3CAC593E" w14:textId="77777777" w:rsidR="00D307AF" w:rsidRDefault="00D307AF">
            <w:pPr>
              <w:spacing w:before="60" w:after="60" w:line="240" w:lineRule="auto"/>
              <w:rPr>
                <w:ins w:id="688" w:author="Author"/>
                <w:rFonts w:ascii="Times New Roman" w:hAnsi="Times New Roman"/>
                <w:b/>
                <w:sz w:val="24"/>
                <w:szCs w:val="24"/>
                <w:lang w:val="en-ID"/>
              </w:rPr>
            </w:pPr>
          </w:p>
          <w:p w14:paraId="037C16D9" w14:textId="77777777" w:rsidR="00E0229E" w:rsidRDefault="00E0229E">
            <w:pPr>
              <w:spacing w:before="60" w:after="60" w:line="240" w:lineRule="auto"/>
              <w:rPr>
                <w:ins w:id="689" w:author="Author"/>
                <w:rFonts w:ascii="Times New Roman" w:hAnsi="Times New Roman"/>
                <w:b/>
                <w:sz w:val="24"/>
                <w:szCs w:val="24"/>
                <w:lang w:val="en-ID"/>
              </w:rPr>
            </w:pPr>
          </w:p>
          <w:p w14:paraId="754A51CE" w14:textId="77777777" w:rsidR="00E0229E" w:rsidRDefault="00E0229E">
            <w:pPr>
              <w:spacing w:before="60" w:after="60" w:line="240" w:lineRule="auto"/>
              <w:rPr>
                <w:ins w:id="690" w:author="Author"/>
                <w:rFonts w:ascii="Times New Roman" w:hAnsi="Times New Roman"/>
                <w:b/>
                <w:sz w:val="24"/>
                <w:szCs w:val="24"/>
                <w:lang w:val="en-ID"/>
              </w:rPr>
            </w:pPr>
          </w:p>
          <w:p w14:paraId="60B7D362" w14:textId="77777777" w:rsidR="00E0229E" w:rsidRDefault="00E0229E">
            <w:pPr>
              <w:spacing w:before="60" w:after="60" w:line="240" w:lineRule="auto"/>
              <w:rPr>
                <w:ins w:id="691" w:author="Author"/>
                <w:rFonts w:ascii="Times New Roman" w:hAnsi="Times New Roman"/>
                <w:b/>
                <w:sz w:val="24"/>
                <w:szCs w:val="24"/>
                <w:lang w:val="en-ID"/>
              </w:rPr>
            </w:pPr>
          </w:p>
          <w:p w14:paraId="1EC6CE45" w14:textId="77777777" w:rsidR="00E0229E" w:rsidRDefault="00E0229E">
            <w:pPr>
              <w:spacing w:before="60" w:after="60" w:line="240" w:lineRule="auto"/>
              <w:rPr>
                <w:ins w:id="692" w:author="Author"/>
                <w:rFonts w:ascii="Times New Roman" w:hAnsi="Times New Roman"/>
                <w:b/>
                <w:sz w:val="24"/>
                <w:szCs w:val="24"/>
                <w:lang w:val="en-ID"/>
              </w:rPr>
            </w:pPr>
          </w:p>
          <w:p w14:paraId="4E7C525C" w14:textId="4BE3DE85" w:rsidR="00E0229E" w:rsidRDefault="00E0229E">
            <w:pPr>
              <w:spacing w:before="60" w:after="60" w:line="240" w:lineRule="auto"/>
              <w:rPr>
                <w:rFonts w:ascii="Times New Roman" w:hAnsi="Times New Roman"/>
                <w:b/>
                <w:sz w:val="24"/>
                <w:szCs w:val="24"/>
                <w:lang w:val="en-ID"/>
              </w:rPr>
            </w:pPr>
            <w:ins w:id="693" w:author="Author">
              <w:r>
                <w:rPr>
                  <w:rFonts w:ascii="Times New Roman" w:hAnsi="Times New Roman"/>
                  <w:b/>
                  <w:sz w:val="24"/>
                  <w:szCs w:val="24"/>
                  <w:lang w:val="en-ID"/>
                </w:rPr>
                <w:t>2</w:t>
              </w:r>
            </w:ins>
          </w:p>
        </w:tc>
        <w:tc>
          <w:tcPr>
            <w:tcW w:w="283" w:type="dxa"/>
            <w:tcPrChange w:id="694" w:author="Author">
              <w:tcPr>
                <w:tcW w:w="283" w:type="dxa"/>
                <w:shd w:val="clear" w:color="auto" w:fill="DAEEF3" w:themeFill="accent5" w:themeFillTint="33"/>
              </w:tcPr>
            </w:tcPrChange>
          </w:tcPr>
          <w:p w14:paraId="12706B04" w14:textId="77777777" w:rsidR="00D307AF" w:rsidRDefault="00D307AF">
            <w:pPr>
              <w:spacing w:before="60" w:after="60" w:line="240" w:lineRule="auto"/>
              <w:rPr>
                <w:rFonts w:ascii="Times New Roman" w:hAnsi="Times New Roman"/>
                <w:b/>
                <w:sz w:val="24"/>
                <w:szCs w:val="24"/>
                <w:lang w:val="en-ID"/>
              </w:rPr>
            </w:pPr>
          </w:p>
        </w:tc>
        <w:tc>
          <w:tcPr>
            <w:tcW w:w="283" w:type="dxa"/>
            <w:tcPrChange w:id="695" w:author="Author">
              <w:tcPr>
                <w:tcW w:w="283" w:type="dxa"/>
                <w:shd w:val="clear" w:color="auto" w:fill="DAEEF3" w:themeFill="accent5" w:themeFillTint="33"/>
              </w:tcPr>
            </w:tcPrChange>
          </w:tcPr>
          <w:p w14:paraId="7DC638E3" w14:textId="77777777" w:rsidR="00D307AF" w:rsidRDefault="00D307AF">
            <w:pPr>
              <w:spacing w:before="60" w:after="60" w:line="240" w:lineRule="auto"/>
              <w:rPr>
                <w:rFonts w:ascii="Times New Roman" w:hAnsi="Times New Roman"/>
                <w:b/>
                <w:sz w:val="24"/>
                <w:szCs w:val="24"/>
                <w:lang w:val="en-ID"/>
              </w:rPr>
            </w:pPr>
          </w:p>
        </w:tc>
        <w:tc>
          <w:tcPr>
            <w:tcW w:w="283" w:type="dxa"/>
            <w:tcPrChange w:id="696" w:author="Author">
              <w:tcPr>
                <w:tcW w:w="283" w:type="dxa"/>
                <w:shd w:val="clear" w:color="auto" w:fill="DAEEF3" w:themeFill="accent5" w:themeFillTint="33"/>
              </w:tcPr>
            </w:tcPrChange>
          </w:tcPr>
          <w:p w14:paraId="388164C3" w14:textId="77777777" w:rsidR="00D307AF" w:rsidRDefault="00D307AF">
            <w:pPr>
              <w:spacing w:before="60" w:after="60" w:line="240" w:lineRule="auto"/>
              <w:rPr>
                <w:rFonts w:ascii="Times New Roman" w:hAnsi="Times New Roman"/>
                <w:b/>
                <w:sz w:val="24"/>
                <w:szCs w:val="24"/>
                <w:lang w:val="en-ID"/>
              </w:rPr>
            </w:pPr>
          </w:p>
        </w:tc>
        <w:tc>
          <w:tcPr>
            <w:tcW w:w="283" w:type="dxa"/>
            <w:tcPrChange w:id="697" w:author="Author">
              <w:tcPr>
                <w:tcW w:w="283" w:type="dxa"/>
                <w:shd w:val="clear" w:color="auto" w:fill="DAEEF3" w:themeFill="accent5" w:themeFillTint="33"/>
              </w:tcPr>
            </w:tcPrChange>
          </w:tcPr>
          <w:p w14:paraId="57034FE6" w14:textId="77777777" w:rsidR="00D307AF" w:rsidRDefault="00D307AF">
            <w:pPr>
              <w:spacing w:before="60" w:after="60" w:line="240" w:lineRule="auto"/>
              <w:rPr>
                <w:rFonts w:ascii="Times New Roman" w:hAnsi="Times New Roman"/>
                <w:b/>
                <w:sz w:val="24"/>
                <w:szCs w:val="24"/>
                <w:lang w:val="en-ID"/>
              </w:rPr>
            </w:pPr>
          </w:p>
        </w:tc>
        <w:tc>
          <w:tcPr>
            <w:tcW w:w="283" w:type="dxa"/>
            <w:tcPrChange w:id="698" w:author="Author">
              <w:tcPr>
                <w:tcW w:w="283" w:type="dxa"/>
                <w:shd w:val="clear" w:color="auto" w:fill="DAEEF3" w:themeFill="accent5" w:themeFillTint="33"/>
              </w:tcPr>
            </w:tcPrChange>
          </w:tcPr>
          <w:p w14:paraId="351D1A33" w14:textId="77777777" w:rsidR="00D307AF" w:rsidRDefault="00D307AF">
            <w:pPr>
              <w:spacing w:before="60" w:after="60" w:line="240" w:lineRule="auto"/>
              <w:rPr>
                <w:rFonts w:ascii="Times New Roman" w:hAnsi="Times New Roman"/>
                <w:b/>
                <w:sz w:val="24"/>
                <w:szCs w:val="24"/>
                <w:lang w:val="en-ID"/>
              </w:rPr>
            </w:pPr>
          </w:p>
        </w:tc>
      </w:tr>
      <w:tr w:rsidR="00E0229E" w:rsidRPr="00DD74A3" w14:paraId="7920B8E4" w14:textId="77777777" w:rsidTr="00370CD2">
        <w:trPr>
          <w:trHeight w:val="240"/>
          <w:trPrChange w:id="699" w:author="Author">
            <w:trPr>
              <w:trHeight w:val="240"/>
            </w:trPr>
          </w:trPrChange>
        </w:trPr>
        <w:tc>
          <w:tcPr>
            <w:tcW w:w="5222" w:type="dxa"/>
            <w:gridSpan w:val="2"/>
            <w:tcPrChange w:id="700" w:author="Author">
              <w:tcPr>
                <w:tcW w:w="5222" w:type="dxa"/>
                <w:gridSpan w:val="2"/>
                <w:shd w:val="clear" w:color="auto" w:fill="D9D9D9" w:themeFill="background1" w:themeFillShade="D9"/>
              </w:tcPr>
            </w:tcPrChange>
          </w:tcPr>
          <w:p w14:paraId="1040EF5C" w14:textId="77777777" w:rsidR="00D307AF" w:rsidRDefault="00702DF7">
            <w:pPr>
              <w:spacing w:before="60" w:after="60" w:line="240" w:lineRule="auto"/>
              <w:jc w:val="center"/>
              <w:rPr>
                <w:rFonts w:ascii="Times New Roman" w:hAnsi="Times New Roman"/>
                <w:b/>
                <w:sz w:val="24"/>
                <w:szCs w:val="24"/>
                <w:lang w:val="en-ID"/>
              </w:rPr>
            </w:pPr>
            <w:r w:rsidRPr="00702DF7">
              <w:rPr>
                <w:rFonts w:ascii="Times New Roman" w:hAnsi="Times New Roman"/>
                <w:b/>
                <w:bCs/>
                <w:sz w:val="24"/>
                <w:szCs w:val="24"/>
                <w:lang w:val="id-ID"/>
              </w:rPr>
              <w:t>JUMLAH JAM PELAJARAN</w:t>
            </w:r>
          </w:p>
        </w:tc>
        <w:tc>
          <w:tcPr>
            <w:tcW w:w="820" w:type="dxa"/>
            <w:tcPrChange w:id="701" w:author="Author">
              <w:tcPr>
                <w:tcW w:w="820" w:type="dxa"/>
                <w:shd w:val="clear" w:color="auto" w:fill="D9D9D9" w:themeFill="background1" w:themeFillShade="D9"/>
              </w:tcPr>
            </w:tcPrChange>
          </w:tcPr>
          <w:p w14:paraId="262B6494"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JP</w:t>
            </w:r>
          </w:p>
        </w:tc>
        <w:tc>
          <w:tcPr>
            <w:tcW w:w="282" w:type="dxa"/>
            <w:tcPrChange w:id="702" w:author="Author">
              <w:tcPr>
                <w:tcW w:w="282" w:type="dxa"/>
                <w:shd w:val="clear" w:color="auto" w:fill="D9D9D9" w:themeFill="background1" w:themeFillShade="D9"/>
              </w:tcPr>
            </w:tcPrChange>
          </w:tcPr>
          <w:p w14:paraId="69BE5888" w14:textId="77777777" w:rsidR="00D307AF" w:rsidRDefault="00D307AF">
            <w:pPr>
              <w:spacing w:before="60" w:after="60" w:line="240" w:lineRule="auto"/>
              <w:rPr>
                <w:rFonts w:ascii="Times New Roman" w:hAnsi="Times New Roman"/>
                <w:b/>
                <w:sz w:val="24"/>
                <w:szCs w:val="24"/>
                <w:lang w:val="en-ID"/>
              </w:rPr>
            </w:pPr>
          </w:p>
        </w:tc>
        <w:tc>
          <w:tcPr>
            <w:tcW w:w="282" w:type="dxa"/>
            <w:tcPrChange w:id="703" w:author="Author">
              <w:tcPr>
                <w:tcW w:w="282" w:type="dxa"/>
                <w:shd w:val="clear" w:color="auto" w:fill="D9D9D9" w:themeFill="background1" w:themeFillShade="D9"/>
              </w:tcPr>
            </w:tcPrChange>
          </w:tcPr>
          <w:p w14:paraId="46574048" w14:textId="77777777" w:rsidR="00D307AF" w:rsidRDefault="00D307AF">
            <w:pPr>
              <w:spacing w:before="60" w:after="60" w:line="240" w:lineRule="auto"/>
              <w:rPr>
                <w:rFonts w:ascii="Times New Roman" w:hAnsi="Times New Roman"/>
                <w:b/>
                <w:sz w:val="24"/>
                <w:szCs w:val="24"/>
                <w:lang w:val="en-ID"/>
              </w:rPr>
            </w:pPr>
          </w:p>
        </w:tc>
        <w:tc>
          <w:tcPr>
            <w:tcW w:w="282" w:type="dxa"/>
            <w:tcPrChange w:id="704" w:author="Author">
              <w:tcPr>
                <w:tcW w:w="282" w:type="dxa"/>
                <w:shd w:val="clear" w:color="auto" w:fill="D9D9D9" w:themeFill="background1" w:themeFillShade="D9"/>
              </w:tcPr>
            </w:tcPrChange>
          </w:tcPr>
          <w:p w14:paraId="1C49F30F" w14:textId="77777777" w:rsidR="00D307AF" w:rsidRDefault="00D307AF">
            <w:pPr>
              <w:spacing w:before="60" w:after="60" w:line="240" w:lineRule="auto"/>
              <w:rPr>
                <w:rFonts w:ascii="Times New Roman" w:hAnsi="Times New Roman"/>
                <w:b/>
                <w:sz w:val="24"/>
                <w:szCs w:val="24"/>
                <w:lang w:val="en-ID"/>
              </w:rPr>
            </w:pPr>
          </w:p>
        </w:tc>
        <w:tc>
          <w:tcPr>
            <w:tcW w:w="282" w:type="dxa"/>
            <w:tcPrChange w:id="705" w:author="Author">
              <w:tcPr>
                <w:tcW w:w="282" w:type="dxa"/>
                <w:shd w:val="clear" w:color="auto" w:fill="D9D9D9" w:themeFill="background1" w:themeFillShade="D9"/>
              </w:tcPr>
            </w:tcPrChange>
          </w:tcPr>
          <w:p w14:paraId="5BFE4550" w14:textId="77777777" w:rsidR="00D307AF" w:rsidRDefault="00D307AF">
            <w:pPr>
              <w:spacing w:before="60" w:after="60" w:line="240" w:lineRule="auto"/>
              <w:rPr>
                <w:rFonts w:ascii="Times New Roman" w:hAnsi="Times New Roman"/>
                <w:b/>
                <w:sz w:val="24"/>
                <w:szCs w:val="24"/>
                <w:lang w:val="en-ID"/>
              </w:rPr>
            </w:pPr>
          </w:p>
        </w:tc>
        <w:tc>
          <w:tcPr>
            <w:tcW w:w="282" w:type="dxa"/>
            <w:tcPrChange w:id="706" w:author="Author">
              <w:tcPr>
                <w:tcW w:w="282" w:type="dxa"/>
                <w:shd w:val="clear" w:color="auto" w:fill="D9D9D9" w:themeFill="background1" w:themeFillShade="D9"/>
              </w:tcPr>
            </w:tcPrChange>
          </w:tcPr>
          <w:p w14:paraId="44B5F71D" w14:textId="77777777" w:rsidR="00D307AF" w:rsidRDefault="00D307AF">
            <w:pPr>
              <w:spacing w:before="60" w:after="60" w:line="240" w:lineRule="auto"/>
              <w:rPr>
                <w:rFonts w:ascii="Times New Roman" w:hAnsi="Times New Roman"/>
                <w:b/>
                <w:sz w:val="24"/>
                <w:szCs w:val="24"/>
                <w:lang w:val="en-ID"/>
              </w:rPr>
            </w:pPr>
          </w:p>
        </w:tc>
        <w:tc>
          <w:tcPr>
            <w:tcW w:w="282" w:type="dxa"/>
            <w:tcPrChange w:id="707" w:author="Author">
              <w:tcPr>
                <w:tcW w:w="282" w:type="dxa"/>
                <w:shd w:val="clear" w:color="auto" w:fill="D9D9D9" w:themeFill="background1" w:themeFillShade="D9"/>
              </w:tcPr>
            </w:tcPrChange>
          </w:tcPr>
          <w:p w14:paraId="13D5E057" w14:textId="77777777" w:rsidR="00D307AF" w:rsidRDefault="00D307AF">
            <w:pPr>
              <w:spacing w:before="60" w:after="60" w:line="240" w:lineRule="auto"/>
              <w:rPr>
                <w:rFonts w:ascii="Times New Roman" w:hAnsi="Times New Roman"/>
                <w:b/>
                <w:sz w:val="24"/>
                <w:szCs w:val="24"/>
                <w:lang w:val="en-ID"/>
              </w:rPr>
            </w:pPr>
          </w:p>
        </w:tc>
        <w:tc>
          <w:tcPr>
            <w:tcW w:w="282" w:type="dxa"/>
            <w:tcPrChange w:id="708" w:author="Author">
              <w:tcPr>
                <w:tcW w:w="282" w:type="dxa"/>
                <w:shd w:val="clear" w:color="auto" w:fill="D9D9D9" w:themeFill="background1" w:themeFillShade="D9"/>
              </w:tcPr>
            </w:tcPrChange>
          </w:tcPr>
          <w:p w14:paraId="0F0C240E" w14:textId="77777777" w:rsidR="00D307AF" w:rsidRDefault="00D307AF">
            <w:pPr>
              <w:spacing w:before="60" w:after="60" w:line="240" w:lineRule="auto"/>
              <w:rPr>
                <w:rFonts w:ascii="Times New Roman" w:hAnsi="Times New Roman"/>
                <w:b/>
                <w:sz w:val="24"/>
                <w:szCs w:val="24"/>
                <w:lang w:val="en-ID"/>
              </w:rPr>
            </w:pPr>
          </w:p>
        </w:tc>
        <w:tc>
          <w:tcPr>
            <w:tcW w:w="282" w:type="dxa"/>
            <w:tcPrChange w:id="709" w:author="Author">
              <w:tcPr>
                <w:tcW w:w="282" w:type="dxa"/>
                <w:shd w:val="clear" w:color="auto" w:fill="D9D9D9" w:themeFill="background1" w:themeFillShade="D9"/>
              </w:tcPr>
            </w:tcPrChange>
          </w:tcPr>
          <w:p w14:paraId="5FCFD446" w14:textId="77777777" w:rsidR="00D307AF" w:rsidRDefault="00D307AF">
            <w:pPr>
              <w:spacing w:before="60" w:after="60" w:line="240" w:lineRule="auto"/>
              <w:rPr>
                <w:rFonts w:ascii="Times New Roman" w:hAnsi="Times New Roman"/>
                <w:b/>
                <w:sz w:val="24"/>
                <w:szCs w:val="24"/>
                <w:lang w:val="en-ID"/>
              </w:rPr>
            </w:pPr>
          </w:p>
        </w:tc>
        <w:tc>
          <w:tcPr>
            <w:tcW w:w="283" w:type="dxa"/>
            <w:tcPrChange w:id="710" w:author="Author">
              <w:tcPr>
                <w:tcW w:w="283" w:type="dxa"/>
                <w:shd w:val="clear" w:color="auto" w:fill="D9D9D9" w:themeFill="background1" w:themeFillShade="D9"/>
              </w:tcPr>
            </w:tcPrChange>
          </w:tcPr>
          <w:p w14:paraId="430F5B32" w14:textId="77777777" w:rsidR="00D307AF" w:rsidRDefault="00D307AF">
            <w:pPr>
              <w:spacing w:before="60" w:after="60" w:line="240" w:lineRule="auto"/>
              <w:rPr>
                <w:rFonts w:ascii="Times New Roman" w:hAnsi="Times New Roman"/>
                <w:b/>
                <w:sz w:val="24"/>
                <w:szCs w:val="24"/>
                <w:lang w:val="en-ID"/>
              </w:rPr>
            </w:pPr>
          </w:p>
        </w:tc>
        <w:tc>
          <w:tcPr>
            <w:tcW w:w="283" w:type="dxa"/>
            <w:tcPrChange w:id="711" w:author="Author">
              <w:tcPr>
                <w:tcW w:w="283" w:type="dxa"/>
                <w:shd w:val="clear" w:color="auto" w:fill="D9D9D9" w:themeFill="background1" w:themeFillShade="D9"/>
              </w:tcPr>
            </w:tcPrChange>
          </w:tcPr>
          <w:p w14:paraId="3F2A57DE" w14:textId="77777777" w:rsidR="00D307AF" w:rsidRDefault="00D307AF">
            <w:pPr>
              <w:spacing w:before="60" w:after="60" w:line="240" w:lineRule="auto"/>
              <w:rPr>
                <w:rFonts w:ascii="Times New Roman" w:hAnsi="Times New Roman"/>
                <w:b/>
                <w:sz w:val="24"/>
                <w:szCs w:val="24"/>
                <w:lang w:val="en-ID"/>
              </w:rPr>
            </w:pPr>
          </w:p>
        </w:tc>
        <w:tc>
          <w:tcPr>
            <w:tcW w:w="283" w:type="dxa"/>
            <w:tcPrChange w:id="712" w:author="Author">
              <w:tcPr>
                <w:tcW w:w="283" w:type="dxa"/>
                <w:shd w:val="clear" w:color="auto" w:fill="D9D9D9" w:themeFill="background1" w:themeFillShade="D9"/>
              </w:tcPr>
            </w:tcPrChange>
          </w:tcPr>
          <w:p w14:paraId="5679BD28" w14:textId="77777777" w:rsidR="00D307AF" w:rsidRDefault="00D307AF">
            <w:pPr>
              <w:spacing w:before="60" w:after="60" w:line="240" w:lineRule="auto"/>
              <w:rPr>
                <w:rFonts w:ascii="Times New Roman" w:hAnsi="Times New Roman"/>
                <w:b/>
                <w:sz w:val="24"/>
                <w:szCs w:val="24"/>
                <w:lang w:val="en-ID"/>
              </w:rPr>
            </w:pPr>
          </w:p>
        </w:tc>
        <w:tc>
          <w:tcPr>
            <w:tcW w:w="283" w:type="dxa"/>
            <w:tcPrChange w:id="713" w:author="Author">
              <w:tcPr>
                <w:tcW w:w="283" w:type="dxa"/>
                <w:shd w:val="clear" w:color="auto" w:fill="D9D9D9" w:themeFill="background1" w:themeFillShade="D9"/>
              </w:tcPr>
            </w:tcPrChange>
          </w:tcPr>
          <w:p w14:paraId="175A9BBF" w14:textId="77777777" w:rsidR="00D307AF" w:rsidRDefault="00D307AF">
            <w:pPr>
              <w:spacing w:before="60" w:after="60" w:line="240" w:lineRule="auto"/>
              <w:rPr>
                <w:rFonts w:ascii="Times New Roman" w:hAnsi="Times New Roman"/>
                <w:b/>
                <w:sz w:val="24"/>
                <w:szCs w:val="24"/>
                <w:lang w:val="en-ID"/>
              </w:rPr>
            </w:pPr>
          </w:p>
        </w:tc>
        <w:tc>
          <w:tcPr>
            <w:tcW w:w="283" w:type="dxa"/>
            <w:tcPrChange w:id="714" w:author="Author">
              <w:tcPr>
                <w:tcW w:w="283" w:type="dxa"/>
                <w:shd w:val="clear" w:color="auto" w:fill="D9D9D9" w:themeFill="background1" w:themeFillShade="D9"/>
              </w:tcPr>
            </w:tcPrChange>
          </w:tcPr>
          <w:p w14:paraId="0A15BDAA" w14:textId="77777777" w:rsidR="00D307AF" w:rsidRDefault="00D307AF">
            <w:pPr>
              <w:spacing w:before="60" w:after="60" w:line="240" w:lineRule="auto"/>
              <w:rPr>
                <w:rFonts w:ascii="Times New Roman" w:hAnsi="Times New Roman"/>
                <w:b/>
                <w:sz w:val="24"/>
                <w:szCs w:val="24"/>
                <w:lang w:val="en-ID"/>
              </w:rPr>
            </w:pPr>
          </w:p>
        </w:tc>
        <w:tc>
          <w:tcPr>
            <w:tcW w:w="283" w:type="dxa"/>
            <w:tcPrChange w:id="715" w:author="Author">
              <w:tcPr>
                <w:tcW w:w="283" w:type="dxa"/>
                <w:shd w:val="clear" w:color="auto" w:fill="D9D9D9" w:themeFill="background1" w:themeFillShade="D9"/>
              </w:tcPr>
            </w:tcPrChange>
          </w:tcPr>
          <w:p w14:paraId="7F19DCF9" w14:textId="77777777" w:rsidR="00D307AF" w:rsidRDefault="00D307AF">
            <w:pPr>
              <w:spacing w:before="60" w:after="60" w:line="240" w:lineRule="auto"/>
              <w:rPr>
                <w:rFonts w:ascii="Times New Roman" w:hAnsi="Times New Roman"/>
                <w:b/>
                <w:sz w:val="24"/>
                <w:szCs w:val="24"/>
                <w:lang w:val="en-ID"/>
              </w:rPr>
            </w:pPr>
          </w:p>
        </w:tc>
        <w:tc>
          <w:tcPr>
            <w:tcW w:w="283" w:type="dxa"/>
            <w:tcPrChange w:id="716" w:author="Author">
              <w:tcPr>
                <w:tcW w:w="283" w:type="dxa"/>
                <w:shd w:val="clear" w:color="auto" w:fill="D9D9D9" w:themeFill="background1" w:themeFillShade="D9"/>
              </w:tcPr>
            </w:tcPrChange>
          </w:tcPr>
          <w:p w14:paraId="1E3F41D5" w14:textId="77777777" w:rsidR="00D307AF" w:rsidRDefault="00D307AF">
            <w:pPr>
              <w:spacing w:before="60" w:after="60" w:line="240" w:lineRule="auto"/>
              <w:rPr>
                <w:rFonts w:ascii="Times New Roman" w:hAnsi="Times New Roman"/>
                <w:b/>
                <w:sz w:val="24"/>
                <w:szCs w:val="24"/>
                <w:lang w:val="en-ID"/>
              </w:rPr>
            </w:pPr>
          </w:p>
        </w:tc>
        <w:tc>
          <w:tcPr>
            <w:tcW w:w="283" w:type="dxa"/>
            <w:tcPrChange w:id="717" w:author="Author">
              <w:tcPr>
                <w:tcW w:w="283" w:type="dxa"/>
                <w:shd w:val="clear" w:color="auto" w:fill="D9D9D9" w:themeFill="background1" w:themeFillShade="D9"/>
              </w:tcPr>
            </w:tcPrChange>
          </w:tcPr>
          <w:p w14:paraId="7BCD4824" w14:textId="77777777" w:rsidR="00D307AF" w:rsidRDefault="00D307AF">
            <w:pPr>
              <w:spacing w:before="60" w:after="60" w:line="240" w:lineRule="auto"/>
              <w:rPr>
                <w:rFonts w:ascii="Times New Roman" w:hAnsi="Times New Roman"/>
                <w:b/>
                <w:sz w:val="24"/>
                <w:szCs w:val="24"/>
                <w:lang w:val="en-ID"/>
              </w:rPr>
            </w:pPr>
          </w:p>
        </w:tc>
        <w:tc>
          <w:tcPr>
            <w:tcW w:w="283" w:type="dxa"/>
            <w:tcPrChange w:id="718" w:author="Author">
              <w:tcPr>
                <w:tcW w:w="283" w:type="dxa"/>
                <w:shd w:val="clear" w:color="auto" w:fill="D9D9D9" w:themeFill="background1" w:themeFillShade="D9"/>
              </w:tcPr>
            </w:tcPrChange>
          </w:tcPr>
          <w:p w14:paraId="0D557D06" w14:textId="77777777" w:rsidR="00D307AF" w:rsidRDefault="00D307AF">
            <w:pPr>
              <w:spacing w:before="60" w:after="60" w:line="240" w:lineRule="auto"/>
              <w:rPr>
                <w:rFonts w:ascii="Times New Roman" w:hAnsi="Times New Roman"/>
                <w:b/>
                <w:sz w:val="24"/>
                <w:szCs w:val="24"/>
                <w:lang w:val="en-ID"/>
              </w:rPr>
            </w:pPr>
          </w:p>
        </w:tc>
        <w:tc>
          <w:tcPr>
            <w:tcW w:w="283" w:type="dxa"/>
            <w:tcPrChange w:id="719" w:author="Author">
              <w:tcPr>
                <w:tcW w:w="283" w:type="dxa"/>
                <w:shd w:val="clear" w:color="auto" w:fill="D9D9D9" w:themeFill="background1" w:themeFillShade="D9"/>
              </w:tcPr>
            </w:tcPrChange>
          </w:tcPr>
          <w:p w14:paraId="23AA110B" w14:textId="77777777" w:rsidR="00D307AF" w:rsidRDefault="00D307AF">
            <w:pPr>
              <w:spacing w:before="60" w:after="60" w:line="240" w:lineRule="auto"/>
              <w:rPr>
                <w:rFonts w:ascii="Times New Roman" w:hAnsi="Times New Roman"/>
                <w:b/>
                <w:sz w:val="24"/>
                <w:szCs w:val="24"/>
                <w:lang w:val="en-ID"/>
              </w:rPr>
            </w:pPr>
          </w:p>
        </w:tc>
        <w:tc>
          <w:tcPr>
            <w:tcW w:w="283" w:type="dxa"/>
            <w:tcPrChange w:id="720" w:author="Author">
              <w:tcPr>
                <w:tcW w:w="283" w:type="dxa"/>
                <w:shd w:val="clear" w:color="auto" w:fill="D9D9D9" w:themeFill="background1" w:themeFillShade="D9"/>
              </w:tcPr>
            </w:tcPrChange>
          </w:tcPr>
          <w:p w14:paraId="4E5C9FDF" w14:textId="77777777" w:rsidR="00D307AF" w:rsidRDefault="00D307AF">
            <w:pPr>
              <w:spacing w:before="60" w:after="60" w:line="240" w:lineRule="auto"/>
              <w:rPr>
                <w:rFonts w:ascii="Times New Roman" w:hAnsi="Times New Roman"/>
                <w:b/>
                <w:sz w:val="24"/>
                <w:szCs w:val="24"/>
                <w:lang w:val="en-ID"/>
              </w:rPr>
            </w:pPr>
          </w:p>
        </w:tc>
        <w:tc>
          <w:tcPr>
            <w:tcW w:w="283" w:type="dxa"/>
            <w:tcPrChange w:id="721" w:author="Author">
              <w:tcPr>
                <w:tcW w:w="283" w:type="dxa"/>
                <w:shd w:val="clear" w:color="auto" w:fill="D9D9D9" w:themeFill="background1" w:themeFillShade="D9"/>
              </w:tcPr>
            </w:tcPrChange>
          </w:tcPr>
          <w:p w14:paraId="526E15C9" w14:textId="77777777" w:rsidR="00D307AF" w:rsidRDefault="00D307AF">
            <w:pPr>
              <w:spacing w:before="60" w:after="60" w:line="240" w:lineRule="auto"/>
              <w:rPr>
                <w:rFonts w:ascii="Times New Roman" w:hAnsi="Times New Roman"/>
                <w:b/>
                <w:sz w:val="24"/>
                <w:szCs w:val="24"/>
                <w:lang w:val="en-ID"/>
              </w:rPr>
            </w:pPr>
          </w:p>
        </w:tc>
        <w:tc>
          <w:tcPr>
            <w:tcW w:w="283" w:type="dxa"/>
            <w:tcPrChange w:id="722" w:author="Author">
              <w:tcPr>
                <w:tcW w:w="283" w:type="dxa"/>
                <w:shd w:val="clear" w:color="auto" w:fill="D9D9D9" w:themeFill="background1" w:themeFillShade="D9"/>
              </w:tcPr>
            </w:tcPrChange>
          </w:tcPr>
          <w:p w14:paraId="6446AFD0" w14:textId="77777777" w:rsidR="00D307AF" w:rsidRDefault="00D307AF">
            <w:pPr>
              <w:spacing w:before="60" w:after="60" w:line="240" w:lineRule="auto"/>
              <w:rPr>
                <w:rFonts w:ascii="Times New Roman" w:hAnsi="Times New Roman"/>
                <w:b/>
                <w:sz w:val="24"/>
                <w:szCs w:val="24"/>
                <w:lang w:val="en-ID"/>
              </w:rPr>
            </w:pPr>
          </w:p>
        </w:tc>
        <w:tc>
          <w:tcPr>
            <w:tcW w:w="283" w:type="dxa"/>
            <w:tcPrChange w:id="723" w:author="Author">
              <w:tcPr>
                <w:tcW w:w="283" w:type="dxa"/>
                <w:shd w:val="clear" w:color="auto" w:fill="D9D9D9" w:themeFill="background1" w:themeFillShade="D9"/>
              </w:tcPr>
            </w:tcPrChange>
          </w:tcPr>
          <w:p w14:paraId="06D398B4" w14:textId="77777777" w:rsidR="00D307AF" w:rsidRDefault="00D307AF">
            <w:pPr>
              <w:spacing w:before="60" w:after="60" w:line="240" w:lineRule="auto"/>
              <w:rPr>
                <w:rFonts w:ascii="Times New Roman" w:hAnsi="Times New Roman"/>
                <w:b/>
                <w:sz w:val="24"/>
                <w:szCs w:val="24"/>
                <w:lang w:val="en-ID"/>
              </w:rPr>
            </w:pPr>
          </w:p>
        </w:tc>
        <w:tc>
          <w:tcPr>
            <w:tcW w:w="283" w:type="dxa"/>
            <w:tcPrChange w:id="724" w:author="Author">
              <w:tcPr>
                <w:tcW w:w="283" w:type="dxa"/>
                <w:shd w:val="clear" w:color="auto" w:fill="D9D9D9" w:themeFill="background1" w:themeFillShade="D9"/>
              </w:tcPr>
            </w:tcPrChange>
          </w:tcPr>
          <w:p w14:paraId="7E95F892" w14:textId="77777777" w:rsidR="00D307AF" w:rsidRDefault="00D307AF">
            <w:pPr>
              <w:spacing w:before="60" w:after="60" w:line="240" w:lineRule="auto"/>
              <w:rPr>
                <w:rFonts w:ascii="Times New Roman" w:hAnsi="Times New Roman"/>
                <w:b/>
                <w:sz w:val="24"/>
                <w:szCs w:val="24"/>
                <w:lang w:val="en-ID"/>
              </w:rPr>
            </w:pPr>
          </w:p>
        </w:tc>
        <w:tc>
          <w:tcPr>
            <w:tcW w:w="283" w:type="dxa"/>
            <w:tcPrChange w:id="725" w:author="Author">
              <w:tcPr>
                <w:tcW w:w="283" w:type="dxa"/>
                <w:shd w:val="clear" w:color="auto" w:fill="D9D9D9" w:themeFill="background1" w:themeFillShade="D9"/>
              </w:tcPr>
            </w:tcPrChange>
          </w:tcPr>
          <w:p w14:paraId="5A6DE84E" w14:textId="77777777" w:rsidR="00D307AF" w:rsidRDefault="00D307AF">
            <w:pPr>
              <w:spacing w:before="60" w:after="60" w:line="240" w:lineRule="auto"/>
              <w:rPr>
                <w:rFonts w:ascii="Times New Roman" w:hAnsi="Times New Roman"/>
                <w:b/>
                <w:sz w:val="24"/>
                <w:szCs w:val="24"/>
                <w:lang w:val="en-ID"/>
              </w:rPr>
            </w:pPr>
          </w:p>
        </w:tc>
        <w:tc>
          <w:tcPr>
            <w:tcW w:w="283" w:type="dxa"/>
            <w:tcPrChange w:id="726" w:author="Author">
              <w:tcPr>
                <w:tcW w:w="283" w:type="dxa"/>
                <w:shd w:val="clear" w:color="auto" w:fill="D9D9D9" w:themeFill="background1" w:themeFillShade="D9"/>
              </w:tcPr>
            </w:tcPrChange>
          </w:tcPr>
          <w:p w14:paraId="4575EE7F" w14:textId="77777777" w:rsidR="00D307AF" w:rsidRDefault="00D307AF">
            <w:pPr>
              <w:spacing w:before="60" w:after="60" w:line="240" w:lineRule="auto"/>
              <w:rPr>
                <w:rFonts w:ascii="Times New Roman" w:hAnsi="Times New Roman"/>
                <w:b/>
                <w:sz w:val="24"/>
                <w:szCs w:val="24"/>
                <w:lang w:val="en-ID"/>
              </w:rPr>
            </w:pPr>
          </w:p>
        </w:tc>
        <w:tc>
          <w:tcPr>
            <w:tcW w:w="283" w:type="dxa"/>
            <w:tcPrChange w:id="727" w:author="Author">
              <w:tcPr>
                <w:tcW w:w="283" w:type="dxa"/>
                <w:shd w:val="clear" w:color="auto" w:fill="D9D9D9" w:themeFill="background1" w:themeFillShade="D9"/>
              </w:tcPr>
            </w:tcPrChange>
          </w:tcPr>
          <w:p w14:paraId="584B6922" w14:textId="77777777" w:rsidR="00D307AF" w:rsidRDefault="00D307AF">
            <w:pPr>
              <w:spacing w:before="60" w:after="60" w:line="240" w:lineRule="auto"/>
              <w:rPr>
                <w:rFonts w:ascii="Times New Roman" w:hAnsi="Times New Roman"/>
                <w:b/>
                <w:sz w:val="24"/>
                <w:szCs w:val="24"/>
                <w:lang w:val="en-ID"/>
              </w:rPr>
            </w:pPr>
          </w:p>
        </w:tc>
        <w:tc>
          <w:tcPr>
            <w:tcW w:w="283" w:type="dxa"/>
            <w:tcPrChange w:id="728" w:author="Author">
              <w:tcPr>
                <w:tcW w:w="283" w:type="dxa"/>
                <w:shd w:val="clear" w:color="auto" w:fill="D9D9D9" w:themeFill="background1" w:themeFillShade="D9"/>
              </w:tcPr>
            </w:tcPrChange>
          </w:tcPr>
          <w:p w14:paraId="600D25E0" w14:textId="77777777" w:rsidR="00D307AF" w:rsidRDefault="00D307AF">
            <w:pPr>
              <w:spacing w:before="60" w:after="60" w:line="240" w:lineRule="auto"/>
              <w:rPr>
                <w:rFonts w:ascii="Times New Roman" w:hAnsi="Times New Roman"/>
                <w:b/>
                <w:sz w:val="24"/>
                <w:szCs w:val="24"/>
                <w:lang w:val="en-ID"/>
              </w:rPr>
            </w:pPr>
          </w:p>
        </w:tc>
        <w:tc>
          <w:tcPr>
            <w:tcW w:w="283" w:type="dxa"/>
            <w:tcPrChange w:id="729" w:author="Author">
              <w:tcPr>
                <w:tcW w:w="283" w:type="dxa"/>
                <w:shd w:val="clear" w:color="auto" w:fill="D9D9D9" w:themeFill="background1" w:themeFillShade="D9"/>
              </w:tcPr>
            </w:tcPrChange>
          </w:tcPr>
          <w:p w14:paraId="7372EB1F" w14:textId="77777777" w:rsidR="00D307AF" w:rsidRDefault="00D307AF">
            <w:pPr>
              <w:spacing w:before="60" w:after="60" w:line="240" w:lineRule="auto"/>
              <w:rPr>
                <w:rFonts w:ascii="Times New Roman" w:hAnsi="Times New Roman"/>
                <w:b/>
                <w:sz w:val="24"/>
                <w:szCs w:val="24"/>
                <w:lang w:val="en-ID"/>
              </w:rPr>
            </w:pPr>
          </w:p>
        </w:tc>
        <w:tc>
          <w:tcPr>
            <w:tcW w:w="283" w:type="dxa"/>
            <w:tcPrChange w:id="730" w:author="Author">
              <w:tcPr>
                <w:tcW w:w="283" w:type="dxa"/>
                <w:shd w:val="clear" w:color="auto" w:fill="D9D9D9" w:themeFill="background1" w:themeFillShade="D9"/>
              </w:tcPr>
            </w:tcPrChange>
          </w:tcPr>
          <w:p w14:paraId="1AB301EB" w14:textId="77777777" w:rsidR="00D307AF" w:rsidRDefault="00D307AF">
            <w:pPr>
              <w:spacing w:before="60" w:after="60" w:line="240" w:lineRule="auto"/>
              <w:rPr>
                <w:rFonts w:ascii="Times New Roman" w:hAnsi="Times New Roman"/>
                <w:b/>
                <w:sz w:val="24"/>
                <w:szCs w:val="24"/>
                <w:lang w:val="en-ID"/>
              </w:rPr>
            </w:pPr>
          </w:p>
        </w:tc>
        <w:tc>
          <w:tcPr>
            <w:tcW w:w="283" w:type="dxa"/>
            <w:tcPrChange w:id="731" w:author="Author">
              <w:tcPr>
                <w:tcW w:w="283" w:type="dxa"/>
                <w:shd w:val="clear" w:color="auto" w:fill="D9D9D9" w:themeFill="background1" w:themeFillShade="D9"/>
              </w:tcPr>
            </w:tcPrChange>
          </w:tcPr>
          <w:p w14:paraId="605D5F5F" w14:textId="77777777" w:rsidR="00D307AF" w:rsidRDefault="00D307AF">
            <w:pPr>
              <w:spacing w:before="60" w:after="60" w:line="240" w:lineRule="auto"/>
              <w:rPr>
                <w:rFonts w:ascii="Times New Roman" w:hAnsi="Times New Roman"/>
                <w:b/>
                <w:sz w:val="24"/>
                <w:szCs w:val="24"/>
                <w:lang w:val="en-ID"/>
              </w:rPr>
            </w:pPr>
          </w:p>
        </w:tc>
      </w:tr>
    </w:tbl>
    <w:p w14:paraId="77620CEB" w14:textId="77777777" w:rsidR="00D307AF" w:rsidDel="001D78E7" w:rsidRDefault="00D307AF">
      <w:pPr>
        <w:spacing w:before="60" w:after="60" w:line="240" w:lineRule="auto"/>
        <w:jc w:val="center"/>
        <w:rPr>
          <w:del w:id="732" w:author="Author"/>
          <w:rFonts w:ascii="Times New Roman" w:hAnsi="Times New Roman"/>
          <w:b/>
          <w:sz w:val="24"/>
          <w:szCs w:val="24"/>
          <w:lang w:val="en-ID"/>
        </w:rPr>
      </w:pPr>
    </w:p>
    <w:p w14:paraId="07968A96" w14:textId="77777777" w:rsidR="00D307AF" w:rsidDel="001D78E7" w:rsidRDefault="00D307AF">
      <w:pPr>
        <w:spacing w:before="60" w:after="60" w:line="240" w:lineRule="auto"/>
        <w:jc w:val="center"/>
        <w:rPr>
          <w:del w:id="733" w:author="Author"/>
          <w:rFonts w:ascii="Times New Roman" w:hAnsi="Times New Roman"/>
          <w:b/>
          <w:sz w:val="24"/>
          <w:szCs w:val="24"/>
          <w:lang w:val="en-ID"/>
        </w:rPr>
      </w:pPr>
    </w:p>
    <w:p w14:paraId="354F4FAB" w14:textId="77777777" w:rsidR="00D307AF" w:rsidDel="001D78E7" w:rsidRDefault="00D307AF">
      <w:pPr>
        <w:spacing w:before="60" w:after="60" w:line="240" w:lineRule="auto"/>
        <w:jc w:val="center"/>
        <w:rPr>
          <w:del w:id="734" w:author="Author"/>
          <w:rFonts w:ascii="Times New Roman" w:hAnsi="Times New Roman"/>
          <w:b/>
          <w:sz w:val="24"/>
          <w:szCs w:val="24"/>
          <w:lang w:val="en-ID"/>
        </w:rPr>
      </w:pPr>
    </w:p>
    <w:p w14:paraId="3EB02F49" w14:textId="77777777" w:rsidR="00D307AF" w:rsidDel="001D78E7" w:rsidRDefault="00D307AF">
      <w:pPr>
        <w:spacing w:before="60" w:after="60" w:line="240" w:lineRule="auto"/>
        <w:jc w:val="center"/>
        <w:rPr>
          <w:del w:id="735" w:author="Author"/>
          <w:rFonts w:ascii="Times New Roman" w:hAnsi="Times New Roman"/>
          <w:b/>
          <w:sz w:val="24"/>
          <w:szCs w:val="24"/>
          <w:lang w:val="en-ID"/>
        </w:rPr>
      </w:pPr>
    </w:p>
    <w:p w14:paraId="0812C709" w14:textId="77777777" w:rsidR="00D307AF" w:rsidRDefault="00D307AF">
      <w:pPr>
        <w:spacing w:before="60" w:after="60" w:line="240" w:lineRule="auto"/>
        <w:jc w:val="center"/>
        <w:rPr>
          <w:rFonts w:ascii="Times New Roman" w:hAnsi="Times New Roman"/>
          <w:b/>
          <w:sz w:val="24"/>
          <w:szCs w:val="24"/>
          <w:lang w:val="en-ID"/>
        </w:rPr>
      </w:pPr>
    </w:p>
    <w:tbl>
      <w:tblPr>
        <w:tblW w:w="10488" w:type="dxa"/>
        <w:jc w:val="center"/>
        <w:tblLook w:val="01E0" w:firstRow="1" w:lastRow="1" w:firstColumn="1" w:lastColumn="1" w:noHBand="0" w:noVBand="0"/>
      </w:tblPr>
      <w:tblGrid>
        <w:gridCol w:w="4010"/>
        <w:gridCol w:w="2515"/>
        <w:gridCol w:w="3963"/>
      </w:tblGrid>
      <w:tr w:rsidR="00F213FB" w:rsidRPr="00DD74A3" w14:paraId="1D2026F9" w14:textId="77777777" w:rsidTr="00D26CFE">
        <w:trPr>
          <w:trHeight w:val="564"/>
          <w:jc w:val="center"/>
        </w:trPr>
        <w:tc>
          <w:tcPr>
            <w:tcW w:w="3685" w:type="dxa"/>
          </w:tcPr>
          <w:p w14:paraId="536A4AA2" w14:textId="77777777" w:rsidR="00D307AF" w:rsidRDefault="00702DF7">
            <w:pPr>
              <w:spacing w:before="60" w:after="60" w:line="240" w:lineRule="auto"/>
              <w:jc w:val="center"/>
              <w:rPr>
                <w:rFonts w:ascii="Times New Roman" w:hAnsi="Times New Roman"/>
                <w:b/>
                <w:sz w:val="24"/>
                <w:szCs w:val="24"/>
                <w:lang w:val="id-ID"/>
              </w:rPr>
            </w:pPr>
            <w:r w:rsidRPr="00702DF7">
              <w:rPr>
                <w:rFonts w:ascii="Times New Roman" w:hAnsi="Times New Roman"/>
                <w:b/>
                <w:sz w:val="24"/>
                <w:szCs w:val="24"/>
                <w:lang w:val="en-ID"/>
              </w:rPr>
              <w:t>M</w:t>
            </w:r>
            <w:r w:rsidRPr="00702DF7">
              <w:rPr>
                <w:rFonts w:ascii="Times New Roman" w:hAnsi="Times New Roman"/>
                <w:b/>
                <w:sz w:val="24"/>
                <w:szCs w:val="24"/>
                <w:lang w:val="id-ID"/>
              </w:rPr>
              <w:t>engetahui,</w:t>
            </w:r>
          </w:p>
          <w:p w14:paraId="2FBE02B1" w14:textId="48607414" w:rsidR="00D307AF" w:rsidRDefault="00702DF7">
            <w:pPr>
              <w:spacing w:before="60" w:after="60" w:line="240" w:lineRule="auto"/>
              <w:jc w:val="center"/>
              <w:rPr>
                <w:rFonts w:ascii="Times New Roman" w:eastAsia="Calibri" w:hAnsi="Times New Roman"/>
                <w:b/>
                <w:sz w:val="24"/>
                <w:szCs w:val="24"/>
                <w:lang w:val="id-ID"/>
              </w:rPr>
            </w:pPr>
            <w:r w:rsidRPr="00702DF7">
              <w:rPr>
                <w:rFonts w:ascii="Times New Roman" w:hAnsi="Times New Roman"/>
                <w:b/>
                <w:sz w:val="24"/>
                <w:szCs w:val="24"/>
                <w:lang w:val="id-ID"/>
              </w:rPr>
              <w:t xml:space="preserve">Kepala </w:t>
            </w:r>
            <w:ins w:id="736" w:author="Author">
              <w:r w:rsidR="00E0229E">
                <w:rPr>
                  <w:rFonts w:ascii="Times New Roman" w:hAnsi="Times New Roman"/>
                  <w:b/>
                  <w:sz w:val="24"/>
                  <w:szCs w:val="24"/>
                </w:rPr>
                <w:t>Madrasah</w:t>
              </w:r>
            </w:ins>
            <w:del w:id="737" w:author="Author">
              <w:r w:rsidRPr="00702DF7" w:rsidDel="00E0229E">
                <w:rPr>
                  <w:rFonts w:ascii="Times New Roman" w:hAnsi="Times New Roman"/>
                  <w:b/>
                  <w:sz w:val="24"/>
                  <w:szCs w:val="24"/>
                  <w:lang w:val="id-ID"/>
                </w:rPr>
                <w:delText>Sekolah</w:delText>
              </w:r>
            </w:del>
          </w:p>
          <w:p w14:paraId="277A11F9" w14:textId="77777777" w:rsidR="00D307AF" w:rsidRDefault="00D307AF">
            <w:pPr>
              <w:spacing w:before="60" w:after="60" w:line="240" w:lineRule="auto"/>
              <w:jc w:val="center"/>
              <w:rPr>
                <w:rFonts w:ascii="Times New Roman" w:hAnsi="Times New Roman"/>
                <w:b/>
                <w:sz w:val="24"/>
                <w:szCs w:val="24"/>
                <w:lang w:val="en-ID"/>
              </w:rPr>
            </w:pPr>
          </w:p>
          <w:p w14:paraId="111056DA" w14:textId="77777777" w:rsidR="00D307AF" w:rsidRDefault="00D307AF">
            <w:pPr>
              <w:spacing w:before="60" w:after="60" w:line="240" w:lineRule="auto"/>
              <w:jc w:val="center"/>
              <w:rPr>
                <w:rFonts w:ascii="Times New Roman" w:hAnsi="Times New Roman"/>
                <w:b/>
                <w:sz w:val="24"/>
                <w:szCs w:val="24"/>
                <w:lang w:val="en-ID"/>
              </w:rPr>
            </w:pPr>
          </w:p>
          <w:p w14:paraId="3AE0910F" w14:textId="10531723" w:rsidR="00D307AF" w:rsidRDefault="00F213FB">
            <w:pPr>
              <w:spacing w:before="60" w:after="60" w:line="240" w:lineRule="auto"/>
              <w:jc w:val="center"/>
              <w:rPr>
                <w:rFonts w:ascii="Times New Roman" w:hAnsi="Times New Roman"/>
                <w:sz w:val="24"/>
                <w:szCs w:val="24"/>
                <w:u w:val="single"/>
                <w:lang w:val="en-ID"/>
              </w:rPr>
            </w:pPr>
            <w:proofErr w:type="spellStart"/>
            <w:ins w:id="738" w:author="Author">
              <w:r>
                <w:rPr>
                  <w:rFonts w:ascii="Times New Roman" w:hAnsi="Times New Roman"/>
                  <w:b/>
                  <w:sz w:val="24"/>
                  <w:szCs w:val="24"/>
                </w:rPr>
                <w:lastRenderedPageBreak/>
                <w:t>Dewi</w:t>
              </w:r>
              <w:proofErr w:type="spellEnd"/>
              <w:r>
                <w:rPr>
                  <w:rFonts w:ascii="Times New Roman" w:hAnsi="Times New Roman"/>
                  <w:b/>
                  <w:sz w:val="24"/>
                  <w:szCs w:val="24"/>
                </w:rPr>
                <w:t xml:space="preserve"> </w:t>
              </w:r>
              <w:proofErr w:type="spellStart"/>
              <w:r>
                <w:rPr>
                  <w:rFonts w:ascii="Times New Roman" w:hAnsi="Times New Roman"/>
                  <w:b/>
                  <w:sz w:val="24"/>
                  <w:szCs w:val="24"/>
                </w:rPr>
                <w:t>Lutfiyah</w:t>
              </w:r>
              <w:proofErr w:type="spellEnd"/>
              <w:r>
                <w:rPr>
                  <w:rFonts w:ascii="Times New Roman" w:hAnsi="Times New Roman"/>
                  <w:b/>
                  <w:sz w:val="24"/>
                  <w:szCs w:val="24"/>
                </w:rPr>
                <w:t xml:space="preserve">, </w:t>
              </w:r>
              <w:proofErr w:type="spellStart"/>
              <w:proofErr w:type="gramStart"/>
              <w:r>
                <w:rPr>
                  <w:rFonts w:ascii="Times New Roman" w:hAnsi="Times New Roman"/>
                  <w:b/>
                  <w:sz w:val="24"/>
                  <w:szCs w:val="24"/>
                </w:rPr>
                <w:t>S.Si</w:t>
              </w:r>
            </w:ins>
            <w:proofErr w:type="spellEnd"/>
            <w:proofErr w:type="gramEnd"/>
            <w:del w:id="739" w:author="Author">
              <w:r w:rsidR="00702DF7" w:rsidRPr="00702DF7" w:rsidDel="00F213FB">
                <w:rPr>
                  <w:rFonts w:ascii="Times New Roman" w:hAnsi="Times New Roman"/>
                  <w:bCs/>
                  <w:sz w:val="24"/>
                  <w:szCs w:val="24"/>
                  <w:u w:val="single"/>
                  <w:lang w:val="id-ID"/>
                </w:rPr>
                <w:delText>(…………………</w:delText>
              </w:r>
              <w:r w:rsidR="00702DF7" w:rsidRPr="00702DF7" w:rsidDel="00F213FB">
                <w:rPr>
                  <w:rFonts w:ascii="Times New Roman" w:hAnsi="Times New Roman"/>
                  <w:bCs/>
                  <w:sz w:val="24"/>
                  <w:szCs w:val="24"/>
                  <w:u w:val="single"/>
                </w:rPr>
                <w:delText>…………</w:delText>
              </w:r>
              <w:r w:rsidR="00702DF7" w:rsidRPr="00702DF7" w:rsidDel="00F213FB">
                <w:rPr>
                  <w:rFonts w:ascii="Times New Roman" w:hAnsi="Times New Roman"/>
                  <w:bCs/>
                  <w:sz w:val="24"/>
                  <w:szCs w:val="24"/>
                  <w:u w:val="single"/>
                  <w:lang w:val="id-ID"/>
                </w:rPr>
                <w:delText>……..)</w:delText>
              </w:r>
            </w:del>
          </w:p>
          <w:p w14:paraId="5429B833" w14:textId="77777777" w:rsidR="00D307AF" w:rsidRDefault="00702DF7">
            <w:pPr>
              <w:spacing w:before="60" w:after="60" w:line="240" w:lineRule="auto"/>
              <w:rPr>
                <w:rFonts w:ascii="Times New Roman" w:hAnsi="Times New Roman"/>
                <w:b/>
                <w:sz w:val="24"/>
                <w:szCs w:val="24"/>
              </w:rPr>
            </w:pPr>
            <w:r w:rsidRPr="00702DF7">
              <w:rPr>
                <w:rFonts w:ascii="Times New Roman" w:hAnsi="Times New Roman"/>
                <w:b/>
                <w:bCs/>
                <w:sz w:val="24"/>
                <w:szCs w:val="24"/>
                <w:lang w:val="fi-FI"/>
              </w:rPr>
              <w:t xml:space="preserve">      </w:t>
            </w:r>
            <w:del w:id="740" w:author="Author">
              <w:r w:rsidRPr="00702DF7" w:rsidDel="00F213FB">
                <w:rPr>
                  <w:rFonts w:ascii="Times New Roman" w:hAnsi="Times New Roman"/>
                  <w:b/>
                  <w:bCs/>
                  <w:sz w:val="24"/>
                  <w:szCs w:val="24"/>
                  <w:lang w:val="fi-FI"/>
                </w:rPr>
                <w:delText xml:space="preserve"> NIP. </w:delText>
              </w:r>
              <w:r w:rsidRPr="00702DF7" w:rsidDel="00F213FB">
                <w:rPr>
                  <w:rFonts w:ascii="Times New Roman" w:hAnsi="Times New Roman"/>
                  <w:bCs/>
                  <w:sz w:val="24"/>
                  <w:szCs w:val="24"/>
                  <w:lang w:val="fi-FI"/>
                </w:rPr>
                <w:delText>........................................</w:delText>
              </w:r>
            </w:del>
          </w:p>
        </w:tc>
        <w:tc>
          <w:tcPr>
            <w:tcW w:w="3118" w:type="dxa"/>
          </w:tcPr>
          <w:p w14:paraId="5F8C6EDE" w14:textId="77777777" w:rsidR="00D307AF" w:rsidRDefault="00D307AF">
            <w:pPr>
              <w:spacing w:before="60" w:after="60" w:line="240" w:lineRule="auto"/>
              <w:jc w:val="center"/>
              <w:rPr>
                <w:rFonts w:ascii="Times New Roman" w:hAnsi="Times New Roman"/>
                <w:b/>
                <w:bCs/>
                <w:sz w:val="24"/>
                <w:szCs w:val="24"/>
                <w:lang w:val="fi-FI"/>
              </w:rPr>
            </w:pPr>
          </w:p>
        </w:tc>
        <w:tc>
          <w:tcPr>
            <w:tcW w:w="3685" w:type="dxa"/>
          </w:tcPr>
          <w:p w14:paraId="29861B88" w14:textId="58444834" w:rsidR="00D307AF" w:rsidRDefault="00E0229E" w:rsidP="002251F3">
            <w:pPr>
              <w:spacing w:before="60" w:after="60" w:line="240" w:lineRule="auto"/>
              <w:rPr>
                <w:rFonts w:ascii="Times New Roman" w:hAnsi="Times New Roman"/>
                <w:b/>
                <w:sz w:val="24"/>
                <w:szCs w:val="24"/>
                <w:lang w:val="id-ID"/>
              </w:rPr>
              <w:pPrChange w:id="741" w:author="Author">
                <w:pPr>
                  <w:spacing w:before="60" w:after="60" w:line="240" w:lineRule="auto"/>
                  <w:jc w:val="center"/>
                </w:pPr>
              </w:pPrChange>
            </w:pPr>
            <w:ins w:id="742" w:author="Author">
              <w:r w:rsidRPr="002251F3">
                <w:rPr>
                  <w:rFonts w:ascii="Times New Roman" w:hAnsi="Times New Roman"/>
                  <w:b/>
                  <w:bCs/>
                  <w:sz w:val="24"/>
                  <w:szCs w:val="24"/>
                  <w:rPrChange w:id="743" w:author="Author">
                    <w:rPr>
                      <w:rFonts w:ascii="Times New Roman" w:hAnsi="Times New Roman"/>
                      <w:sz w:val="24"/>
                      <w:szCs w:val="24"/>
                    </w:rPr>
                  </w:rPrChange>
                </w:rPr>
                <w:t xml:space="preserve">          </w:t>
              </w:r>
              <w:r>
                <w:rPr>
                  <w:rFonts w:ascii="Times New Roman" w:hAnsi="Times New Roman"/>
                  <w:b/>
                  <w:bCs/>
                  <w:sz w:val="24"/>
                  <w:szCs w:val="24"/>
                </w:rPr>
                <w:t xml:space="preserve">  </w:t>
              </w:r>
              <w:r w:rsidRPr="002251F3">
                <w:rPr>
                  <w:rFonts w:ascii="Times New Roman" w:hAnsi="Times New Roman"/>
                  <w:b/>
                  <w:bCs/>
                  <w:sz w:val="24"/>
                  <w:szCs w:val="24"/>
                  <w:rPrChange w:id="744" w:author="Author">
                    <w:rPr>
                      <w:rFonts w:ascii="Times New Roman" w:hAnsi="Times New Roman"/>
                      <w:sz w:val="24"/>
                      <w:szCs w:val="24"/>
                    </w:rPr>
                  </w:rPrChange>
                </w:rPr>
                <w:t xml:space="preserve"> 15 </w:t>
              </w:r>
              <w:proofErr w:type="spellStart"/>
              <w:r w:rsidRPr="002251F3">
                <w:rPr>
                  <w:rFonts w:ascii="Times New Roman" w:hAnsi="Times New Roman"/>
                  <w:b/>
                  <w:bCs/>
                  <w:sz w:val="24"/>
                  <w:szCs w:val="24"/>
                  <w:rPrChange w:id="745" w:author="Author">
                    <w:rPr>
                      <w:rFonts w:ascii="Times New Roman" w:hAnsi="Times New Roman"/>
                      <w:sz w:val="24"/>
                      <w:szCs w:val="24"/>
                    </w:rPr>
                  </w:rPrChange>
                </w:rPr>
                <w:t>Juli</w:t>
              </w:r>
            </w:ins>
            <w:proofErr w:type="spellEnd"/>
            <w:del w:id="746" w:author="Author">
              <w:r w:rsidR="00702DF7" w:rsidRPr="00702DF7" w:rsidDel="00E0229E">
                <w:rPr>
                  <w:rFonts w:ascii="Times New Roman" w:hAnsi="Times New Roman"/>
                  <w:sz w:val="24"/>
                  <w:szCs w:val="24"/>
                  <w:lang w:val="id-ID"/>
                </w:rPr>
                <w:delText>………………. …………</w:delText>
              </w:r>
            </w:del>
            <w:r w:rsidR="00702DF7" w:rsidRPr="00702DF7">
              <w:rPr>
                <w:rFonts w:ascii="Times New Roman" w:hAnsi="Times New Roman"/>
                <w:b/>
                <w:sz w:val="24"/>
                <w:szCs w:val="24"/>
                <w:lang w:val="id-ID"/>
              </w:rPr>
              <w:t xml:space="preserve"> 2</w:t>
            </w:r>
            <w:ins w:id="747" w:author="Author">
              <w:r>
                <w:rPr>
                  <w:rFonts w:ascii="Times New Roman" w:hAnsi="Times New Roman"/>
                  <w:b/>
                  <w:sz w:val="24"/>
                  <w:szCs w:val="24"/>
                </w:rPr>
                <w:t>025</w:t>
              </w:r>
            </w:ins>
            <w:del w:id="748" w:author="Author">
              <w:r w:rsidR="00702DF7" w:rsidRPr="00702DF7" w:rsidDel="00E0229E">
                <w:rPr>
                  <w:rFonts w:ascii="Times New Roman" w:hAnsi="Times New Roman"/>
                  <w:b/>
                  <w:sz w:val="24"/>
                  <w:szCs w:val="24"/>
                  <w:lang w:val="id-ID"/>
                </w:rPr>
                <w:delText>0</w:delText>
              </w:r>
              <w:r w:rsidR="00702DF7" w:rsidRPr="00702DF7" w:rsidDel="00E0229E">
                <w:rPr>
                  <w:rFonts w:ascii="Times New Roman" w:hAnsi="Times New Roman"/>
                  <w:b/>
                  <w:sz w:val="24"/>
                  <w:szCs w:val="24"/>
                </w:rPr>
                <w:delText xml:space="preserve"> </w:delText>
              </w:r>
              <w:r w:rsidR="00702DF7" w:rsidRPr="00702DF7" w:rsidDel="00E0229E">
                <w:rPr>
                  <w:rFonts w:ascii="Times New Roman" w:hAnsi="Times New Roman"/>
                  <w:sz w:val="24"/>
                  <w:szCs w:val="24"/>
                  <w:lang w:val="id-ID"/>
                </w:rPr>
                <w:delText>.</w:delText>
              </w:r>
              <w:r w:rsidR="00702DF7" w:rsidRPr="00702DF7" w:rsidDel="00E0229E">
                <w:rPr>
                  <w:rFonts w:ascii="Times New Roman" w:hAnsi="Times New Roman"/>
                  <w:sz w:val="24"/>
                  <w:szCs w:val="24"/>
                </w:rPr>
                <w:delText>..</w:delText>
              </w:r>
              <w:r w:rsidR="00702DF7" w:rsidRPr="00702DF7" w:rsidDel="00E0229E">
                <w:rPr>
                  <w:rFonts w:ascii="Times New Roman" w:hAnsi="Times New Roman"/>
                  <w:sz w:val="24"/>
                  <w:szCs w:val="24"/>
                  <w:lang w:val="id-ID"/>
                </w:rPr>
                <w:delText>..</w:delText>
              </w:r>
            </w:del>
          </w:p>
          <w:p w14:paraId="18DB04EE" w14:textId="77777777" w:rsidR="00D307AF" w:rsidDel="00E0229E" w:rsidRDefault="00702DF7" w:rsidP="002251F3">
            <w:pPr>
              <w:spacing w:before="60" w:after="60" w:line="240" w:lineRule="auto"/>
              <w:jc w:val="center"/>
              <w:rPr>
                <w:del w:id="749" w:author="Author"/>
                <w:rFonts w:ascii="Times New Roman" w:hAnsi="Times New Roman"/>
                <w:b/>
                <w:sz w:val="24"/>
                <w:szCs w:val="24"/>
                <w:lang w:val="id-ID"/>
              </w:rPr>
            </w:pPr>
            <w:r w:rsidRPr="00702DF7">
              <w:rPr>
                <w:rFonts w:ascii="Times New Roman" w:hAnsi="Times New Roman"/>
                <w:b/>
                <w:sz w:val="24"/>
                <w:szCs w:val="24"/>
                <w:lang w:val="id-ID"/>
              </w:rPr>
              <w:t xml:space="preserve">Guru </w:t>
            </w:r>
            <w:r w:rsidRPr="00702DF7">
              <w:rPr>
                <w:rFonts w:ascii="Times New Roman" w:hAnsi="Times New Roman"/>
                <w:b/>
                <w:sz w:val="24"/>
                <w:szCs w:val="24"/>
              </w:rPr>
              <w:t>Mata Pelajaran</w:t>
            </w:r>
          </w:p>
          <w:p w14:paraId="2558CDBE" w14:textId="72A410EE" w:rsidR="00D307AF" w:rsidDel="00E0229E" w:rsidRDefault="00D307AF" w:rsidP="002251F3">
            <w:pPr>
              <w:spacing w:before="60" w:after="60" w:line="240" w:lineRule="auto"/>
              <w:rPr>
                <w:del w:id="750" w:author="Author"/>
                <w:rFonts w:ascii="Times New Roman" w:hAnsi="Times New Roman"/>
                <w:b/>
                <w:sz w:val="24"/>
                <w:szCs w:val="24"/>
                <w:lang w:val="en-ID"/>
              </w:rPr>
            </w:pPr>
          </w:p>
          <w:p w14:paraId="32EABEBC" w14:textId="77777777" w:rsidR="00E0229E" w:rsidRDefault="00E0229E" w:rsidP="002251F3">
            <w:pPr>
              <w:spacing w:before="60" w:after="60" w:line="240" w:lineRule="auto"/>
              <w:jc w:val="center"/>
              <w:rPr>
                <w:ins w:id="751" w:author="Author"/>
                <w:rFonts w:ascii="Times New Roman" w:hAnsi="Times New Roman"/>
                <w:b/>
                <w:sz w:val="24"/>
                <w:szCs w:val="24"/>
                <w:lang w:val="en-ID"/>
              </w:rPr>
              <w:pPrChange w:id="752" w:author="Author">
                <w:pPr>
                  <w:spacing w:before="60" w:after="60" w:line="240" w:lineRule="auto"/>
                  <w:jc w:val="center"/>
                </w:pPr>
              </w:pPrChange>
            </w:pPr>
          </w:p>
          <w:p w14:paraId="5AD9BD1A" w14:textId="4324AC0F" w:rsidR="00D307AF" w:rsidRDefault="00D307AF" w:rsidP="002251F3">
            <w:pPr>
              <w:spacing w:before="60" w:after="60" w:line="240" w:lineRule="auto"/>
              <w:rPr>
                <w:ins w:id="753" w:author="Author"/>
                <w:rFonts w:ascii="Times New Roman" w:hAnsi="Times New Roman"/>
                <w:b/>
                <w:sz w:val="24"/>
                <w:szCs w:val="24"/>
                <w:lang w:val="en-ID"/>
              </w:rPr>
            </w:pPr>
          </w:p>
          <w:p w14:paraId="70E99A9B" w14:textId="77777777" w:rsidR="00F213FB" w:rsidRDefault="00F213FB" w:rsidP="002251F3">
            <w:pPr>
              <w:spacing w:before="60" w:after="60" w:line="240" w:lineRule="auto"/>
              <w:rPr>
                <w:rFonts w:ascii="Times New Roman" w:hAnsi="Times New Roman"/>
                <w:b/>
                <w:sz w:val="24"/>
                <w:szCs w:val="24"/>
                <w:lang w:val="en-ID"/>
              </w:rPr>
              <w:pPrChange w:id="754" w:author="Author">
                <w:pPr>
                  <w:spacing w:before="60" w:after="60" w:line="240" w:lineRule="auto"/>
                  <w:jc w:val="center"/>
                </w:pPr>
              </w:pPrChange>
            </w:pPr>
          </w:p>
          <w:p w14:paraId="31BF1BCD" w14:textId="27164EB9" w:rsidR="00E0229E" w:rsidRPr="002251F3" w:rsidRDefault="00702DF7" w:rsidP="002251F3">
            <w:pPr>
              <w:spacing w:before="60" w:after="60" w:line="240" w:lineRule="auto"/>
              <w:jc w:val="center"/>
              <w:rPr>
                <w:rFonts w:ascii="Times New Roman" w:hAnsi="Times New Roman"/>
                <w:b/>
                <w:sz w:val="24"/>
                <w:szCs w:val="24"/>
                <w:rPrChange w:id="755" w:author="Author">
                  <w:rPr>
                    <w:rFonts w:ascii="Times New Roman" w:hAnsi="Times New Roman"/>
                    <w:sz w:val="24"/>
                    <w:szCs w:val="24"/>
                    <w:u w:val="single"/>
                    <w:lang w:val="en-ID"/>
                  </w:rPr>
                </w:rPrChange>
              </w:rPr>
              <w:pPrChange w:id="756" w:author="Author">
                <w:pPr>
                  <w:spacing w:before="60" w:after="60" w:line="240" w:lineRule="auto"/>
                  <w:jc w:val="center"/>
                </w:pPr>
              </w:pPrChange>
            </w:pPr>
            <w:del w:id="757" w:author="Author">
              <w:r w:rsidRPr="00702DF7" w:rsidDel="00E0229E">
                <w:rPr>
                  <w:rFonts w:ascii="Times New Roman" w:hAnsi="Times New Roman"/>
                  <w:bCs/>
                  <w:sz w:val="24"/>
                  <w:szCs w:val="24"/>
                  <w:u w:val="single"/>
                  <w:lang w:val="id-ID"/>
                </w:rPr>
                <w:lastRenderedPageBreak/>
                <w:delText>(…………………</w:delText>
              </w:r>
              <w:r w:rsidRPr="00702DF7" w:rsidDel="00E0229E">
                <w:rPr>
                  <w:rFonts w:ascii="Times New Roman" w:hAnsi="Times New Roman"/>
                  <w:bCs/>
                  <w:sz w:val="24"/>
                  <w:szCs w:val="24"/>
                  <w:u w:val="single"/>
                </w:rPr>
                <w:delText>…………</w:delText>
              </w:r>
              <w:r w:rsidRPr="00702DF7" w:rsidDel="00E0229E">
                <w:rPr>
                  <w:rFonts w:ascii="Times New Roman" w:hAnsi="Times New Roman"/>
                  <w:bCs/>
                  <w:sz w:val="24"/>
                  <w:szCs w:val="24"/>
                  <w:u w:val="single"/>
                  <w:lang w:val="id-ID"/>
                </w:rPr>
                <w:delText>……..)</w:delText>
              </w:r>
            </w:del>
            <w:ins w:id="758" w:author="Author">
              <w:r w:rsidR="00E0229E">
                <w:rPr>
                  <w:rFonts w:ascii="Times New Roman" w:hAnsi="Times New Roman"/>
                  <w:b/>
                  <w:sz w:val="24"/>
                  <w:szCs w:val="24"/>
                </w:rPr>
                <w:t xml:space="preserve">Lia </w:t>
              </w:r>
              <w:proofErr w:type="spellStart"/>
              <w:r w:rsidR="00E0229E">
                <w:rPr>
                  <w:rFonts w:ascii="Times New Roman" w:hAnsi="Times New Roman"/>
                  <w:b/>
                  <w:sz w:val="24"/>
                  <w:szCs w:val="24"/>
                </w:rPr>
                <w:t>Anggraini</w:t>
              </w:r>
              <w:proofErr w:type="spellEnd"/>
              <w:r w:rsidR="00E0229E">
                <w:rPr>
                  <w:rFonts w:ascii="Times New Roman" w:hAnsi="Times New Roman"/>
                  <w:b/>
                  <w:sz w:val="24"/>
                  <w:szCs w:val="24"/>
                </w:rPr>
                <w:t xml:space="preserve">, </w:t>
              </w:r>
              <w:proofErr w:type="spellStart"/>
              <w:proofErr w:type="gramStart"/>
              <w:r w:rsidR="00E0229E">
                <w:rPr>
                  <w:rFonts w:ascii="Times New Roman" w:hAnsi="Times New Roman"/>
                  <w:b/>
                  <w:sz w:val="24"/>
                  <w:szCs w:val="24"/>
                </w:rPr>
                <w:t>S.Pd</w:t>
              </w:r>
            </w:ins>
            <w:proofErr w:type="spellEnd"/>
            <w:proofErr w:type="gramEnd"/>
          </w:p>
          <w:p w14:paraId="050B49F0" w14:textId="77777777" w:rsidR="00D307AF" w:rsidRDefault="00702DF7">
            <w:pPr>
              <w:spacing w:before="60" w:after="60" w:line="240" w:lineRule="auto"/>
              <w:rPr>
                <w:rFonts w:ascii="Times New Roman" w:hAnsi="Times New Roman"/>
                <w:b/>
                <w:sz w:val="24"/>
                <w:szCs w:val="24"/>
              </w:rPr>
            </w:pPr>
            <w:r w:rsidRPr="00702DF7">
              <w:rPr>
                <w:rFonts w:ascii="Times New Roman" w:hAnsi="Times New Roman"/>
                <w:b/>
                <w:bCs/>
                <w:sz w:val="24"/>
                <w:szCs w:val="24"/>
                <w:lang w:val="fi-FI"/>
              </w:rPr>
              <w:t xml:space="preserve">  </w:t>
            </w:r>
            <w:del w:id="759" w:author="Author">
              <w:r w:rsidRPr="00702DF7" w:rsidDel="00F213FB">
                <w:rPr>
                  <w:rFonts w:ascii="Times New Roman" w:hAnsi="Times New Roman"/>
                  <w:b/>
                  <w:bCs/>
                  <w:sz w:val="24"/>
                  <w:szCs w:val="24"/>
                  <w:lang w:val="fi-FI"/>
                </w:rPr>
                <w:delText xml:space="preserve">NIP. </w:delText>
              </w:r>
              <w:r w:rsidRPr="00702DF7" w:rsidDel="00F213FB">
                <w:rPr>
                  <w:rFonts w:ascii="Times New Roman" w:hAnsi="Times New Roman"/>
                  <w:bCs/>
                  <w:sz w:val="24"/>
                  <w:szCs w:val="24"/>
                  <w:lang w:val="fi-FI"/>
                </w:rPr>
                <w:delText>........................................</w:delText>
              </w:r>
            </w:del>
          </w:p>
        </w:tc>
      </w:tr>
      <w:tr w:rsidR="00F213FB" w:rsidRPr="00DD74A3" w14:paraId="746B9204" w14:textId="77777777" w:rsidTr="00D26CFE">
        <w:trPr>
          <w:trHeight w:val="564"/>
          <w:jc w:val="center"/>
          <w:ins w:id="760" w:author="Author"/>
        </w:trPr>
        <w:tc>
          <w:tcPr>
            <w:tcW w:w="3685" w:type="dxa"/>
          </w:tcPr>
          <w:p w14:paraId="32A681F1" w14:textId="77777777" w:rsidR="00E0229E" w:rsidRPr="00702DF7" w:rsidRDefault="00E0229E">
            <w:pPr>
              <w:spacing w:before="60" w:after="60" w:line="240" w:lineRule="auto"/>
              <w:jc w:val="center"/>
              <w:rPr>
                <w:ins w:id="761" w:author="Author"/>
                <w:rFonts w:ascii="Times New Roman" w:hAnsi="Times New Roman"/>
                <w:b/>
                <w:sz w:val="24"/>
                <w:szCs w:val="24"/>
                <w:lang w:val="en-ID"/>
              </w:rPr>
            </w:pPr>
          </w:p>
        </w:tc>
        <w:tc>
          <w:tcPr>
            <w:tcW w:w="3118" w:type="dxa"/>
          </w:tcPr>
          <w:p w14:paraId="38D3BB4A" w14:textId="77777777" w:rsidR="00E0229E" w:rsidRDefault="00E0229E">
            <w:pPr>
              <w:spacing w:before="60" w:after="60" w:line="240" w:lineRule="auto"/>
              <w:jc w:val="center"/>
              <w:rPr>
                <w:ins w:id="762" w:author="Author"/>
                <w:rFonts w:ascii="Times New Roman" w:hAnsi="Times New Roman"/>
                <w:b/>
                <w:bCs/>
                <w:sz w:val="24"/>
                <w:szCs w:val="24"/>
                <w:lang w:val="fi-FI"/>
              </w:rPr>
            </w:pPr>
          </w:p>
        </w:tc>
        <w:tc>
          <w:tcPr>
            <w:tcW w:w="3685" w:type="dxa"/>
          </w:tcPr>
          <w:p w14:paraId="2DC4DD53" w14:textId="77777777" w:rsidR="00E0229E" w:rsidRPr="002251F3" w:rsidRDefault="00E0229E" w:rsidP="002251F3">
            <w:pPr>
              <w:spacing w:before="60" w:after="60" w:line="240" w:lineRule="auto"/>
              <w:rPr>
                <w:ins w:id="763" w:author="Author"/>
                <w:rFonts w:ascii="Times New Roman" w:hAnsi="Times New Roman"/>
                <w:b/>
                <w:bCs/>
                <w:sz w:val="24"/>
                <w:szCs w:val="24"/>
                <w:rPrChange w:id="764" w:author="Author">
                  <w:rPr>
                    <w:ins w:id="765" w:author="Author"/>
                    <w:rFonts w:ascii="Times New Roman" w:hAnsi="Times New Roman"/>
                    <w:b/>
                    <w:bCs/>
                    <w:sz w:val="24"/>
                    <w:szCs w:val="24"/>
                  </w:rPr>
                </w:rPrChange>
              </w:rPr>
            </w:pPr>
          </w:p>
        </w:tc>
      </w:tr>
    </w:tbl>
    <w:p w14:paraId="7583ED6E" w14:textId="77777777" w:rsidR="00D307AF" w:rsidRDefault="00D307AF">
      <w:pPr>
        <w:spacing w:before="60" w:after="60" w:line="240" w:lineRule="auto"/>
        <w:jc w:val="center"/>
        <w:rPr>
          <w:rFonts w:ascii="Times New Roman" w:hAnsi="Times New Roman"/>
          <w:b/>
          <w:sz w:val="24"/>
          <w:szCs w:val="24"/>
          <w:lang w:val="en-ID"/>
        </w:rPr>
      </w:pPr>
    </w:p>
    <w:p w14:paraId="61388008" w14:textId="77777777" w:rsidR="00D307AF" w:rsidRPr="002251F3" w:rsidDel="001D78E7" w:rsidRDefault="00702DF7" w:rsidP="002251F3">
      <w:pPr>
        <w:spacing w:before="60" w:after="60" w:line="240" w:lineRule="auto"/>
        <w:rPr>
          <w:del w:id="766" w:author="Author"/>
          <w:rFonts w:ascii="Times New Roman" w:hAnsi="Times New Roman"/>
          <w:b/>
          <w:sz w:val="24"/>
          <w:szCs w:val="24"/>
          <w:lang w:val="en-ID"/>
          <w:rPrChange w:id="767" w:author="Author">
            <w:rPr>
              <w:del w:id="768" w:author="Author"/>
              <w:rFonts w:ascii="Times New Roman" w:hAnsi="Times New Roman"/>
              <w:b/>
              <w:sz w:val="24"/>
              <w:szCs w:val="24"/>
              <w:lang w:val="en-ID"/>
            </w:rPr>
          </w:rPrChange>
        </w:rPr>
        <w:pPrChange w:id="769" w:author="Author">
          <w:pPr>
            <w:spacing w:before="60" w:after="60" w:line="240" w:lineRule="auto"/>
          </w:pPr>
        </w:pPrChange>
      </w:pPr>
      <w:del w:id="770" w:author="Author">
        <w:r w:rsidRPr="002251F3" w:rsidDel="001D78E7">
          <w:rPr>
            <w:rFonts w:ascii="Times New Roman" w:hAnsi="Times New Roman"/>
            <w:b/>
            <w:sz w:val="24"/>
            <w:szCs w:val="24"/>
            <w:lang w:val="en-ID"/>
            <w:rPrChange w:id="771" w:author="Author">
              <w:rPr>
                <w:rFonts w:ascii="Times New Roman" w:hAnsi="Times New Roman"/>
                <w:b/>
                <w:sz w:val="24"/>
                <w:szCs w:val="24"/>
                <w:lang w:val="en-ID"/>
              </w:rPr>
            </w:rPrChange>
          </w:rPr>
          <w:br w:type="page"/>
        </w:r>
      </w:del>
    </w:p>
    <w:p w14:paraId="4F94A279" w14:textId="77777777" w:rsidR="00D307AF" w:rsidRPr="002251F3" w:rsidRDefault="00702DF7" w:rsidP="002251F3">
      <w:pPr>
        <w:spacing w:before="60" w:after="60" w:line="240" w:lineRule="auto"/>
        <w:jc w:val="center"/>
        <w:rPr>
          <w:rFonts w:ascii="Times New Roman" w:hAnsi="Times New Roman"/>
          <w:b/>
          <w:sz w:val="24"/>
          <w:szCs w:val="24"/>
          <w:lang w:val="en-ID"/>
          <w:rPrChange w:id="772" w:author="Author">
            <w:rPr>
              <w:rFonts w:ascii="Times New Roman" w:hAnsi="Times New Roman"/>
              <w:b/>
              <w:color w:val="FFFFFF" w:themeColor="background1"/>
              <w:sz w:val="24"/>
              <w:szCs w:val="24"/>
              <w:lang w:val="en-ID"/>
            </w:rPr>
          </w:rPrChange>
        </w:rPr>
        <w:pPrChange w:id="773" w:author="Author">
          <w:pPr>
            <w:shd w:val="clear" w:color="auto" w:fill="A50021"/>
            <w:spacing w:before="60" w:after="60" w:line="240" w:lineRule="auto"/>
            <w:jc w:val="center"/>
          </w:pPr>
        </w:pPrChange>
      </w:pPr>
      <w:r w:rsidRPr="002251F3">
        <w:rPr>
          <w:rFonts w:ascii="Times New Roman" w:hAnsi="Times New Roman"/>
          <w:b/>
          <w:sz w:val="24"/>
          <w:szCs w:val="24"/>
          <w:lang w:val="en-ID"/>
          <w:rPrChange w:id="774" w:author="Author">
            <w:rPr>
              <w:rFonts w:ascii="Times New Roman" w:hAnsi="Times New Roman"/>
              <w:b/>
              <w:color w:val="FFFFFF" w:themeColor="background1"/>
              <w:sz w:val="24"/>
              <w:szCs w:val="24"/>
              <w:lang w:val="en-ID"/>
            </w:rPr>
          </w:rPrChange>
        </w:rPr>
        <w:t xml:space="preserve">PROGRAM SEMESTER </w:t>
      </w:r>
      <w:proofErr w:type="gramStart"/>
      <w:r w:rsidRPr="002251F3">
        <w:rPr>
          <w:rFonts w:ascii="Times New Roman" w:hAnsi="Times New Roman"/>
          <w:b/>
          <w:sz w:val="24"/>
          <w:szCs w:val="24"/>
          <w:lang w:val="en-ID"/>
          <w:rPrChange w:id="775" w:author="Author">
            <w:rPr>
              <w:rFonts w:ascii="Times New Roman" w:hAnsi="Times New Roman"/>
              <w:b/>
              <w:color w:val="FFFFFF" w:themeColor="background1"/>
              <w:sz w:val="24"/>
              <w:szCs w:val="24"/>
              <w:lang w:val="en-ID"/>
            </w:rPr>
          </w:rPrChange>
        </w:rPr>
        <w:t>( PROSEM</w:t>
      </w:r>
      <w:proofErr w:type="gramEnd"/>
      <w:r w:rsidRPr="002251F3">
        <w:rPr>
          <w:rFonts w:ascii="Times New Roman" w:hAnsi="Times New Roman"/>
          <w:b/>
          <w:sz w:val="24"/>
          <w:szCs w:val="24"/>
          <w:lang w:val="en-ID"/>
          <w:rPrChange w:id="776" w:author="Author">
            <w:rPr>
              <w:rFonts w:ascii="Times New Roman" w:hAnsi="Times New Roman"/>
              <w:b/>
              <w:color w:val="FFFFFF" w:themeColor="background1"/>
              <w:sz w:val="24"/>
              <w:szCs w:val="24"/>
              <w:lang w:val="en-ID"/>
            </w:rPr>
          </w:rPrChange>
        </w:rPr>
        <w:t xml:space="preserve"> )</w:t>
      </w:r>
    </w:p>
    <w:p w14:paraId="1429E78F" w14:textId="77777777" w:rsidR="00D307AF" w:rsidRPr="002251F3" w:rsidRDefault="00702DF7" w:rsidP="002251F3">
      <w:pPr>
        <w:spacing w:before="60" w:after="60" w:line="240" w:lineRule="auto"/>
        <w:jc w:val="center"/>
        <w:rPr>
          <w:rFonts w:ascii="Times New Roman" w:hAnsi="Times New Roman"/>
          <w:b/>
          <w:sz w:val="24"/>
          <w:szCs w:val="24"/>
          <w:rPrChange w:id="777" w:author="Author">
            <w:rPr>
              <w:rFonts w:ascii="Times New Roman" w:hAnsi="Times New Roman"/>
              <w:b/>
              <w:color w:val="FFFFFF" w:themeColor="background1"/>
              <w:sz w:val="24"/>
              <w:szCs w:val="24"/>
            </w:rPr>
          </w:rPrChange>
        </w:rPr>
        <w:pPrChange w:id="778" w:author="Author">
          <w:pPr>
            <w:shd w:val="clear" w:color="auto" w:fill="A50021"/>
            <w:spacing w:before="60" w:after="60" w:line="240" w:lineRule="auto"/>
            <w:jc w:val="center"/>
          </w:pPr>
        </w:pPrChange>
      </w:pPr>
      <w:r w:rsidRPr="002251F3">
        <w:rPr>
          <w:rFonts w:ascii="Times New Roman" w:hAnsi="Times New Roman"/>
          <w:b/>
          <w:sz w:val="24"/>
          <w:szCs w:val="24"/>
          <w:lang w:val="en-ID"/>
          <w:rPrChange w:id="779" w:author="Author">
            <w:rPr>
              <w:rFonts w:ascii="Times New Roman" w:hAnsi="Times New Roman"/>
              <w:b/>
              <w:color w:val="FFFFFF" w:themeColor="background1"/>
              <w:sz w:val="24"/>
              <w:szCs w:val="24"/>
              <w:lang w:val="en-ID"/>
            </w:rPr>
          </w:rPrChange>
        </w:rPr>
        <w:t xml:space="preserve">FASE </w:t>
      </w:r>
      <w:r w:rsidRPr="002251F3">
        <w:rPr>
          <w:rFonts w:ascii="Times New Roman" w:hAnsi="Times New Roman"/>
          <w:b/>
          <w:sz w:val="24"/>
          <w:szCs w:val="24"/>
          <w:rPrChange w:id="780" w:author="Author">
            <w:rPr>
              <w:rFonts w:ascii="Times New Roman" w:hAnsi="Times New Roman"/>
              <w:b/>
              <w:color w:val="FFFFFF" w:themeColor="background1"/>
              <w:sz w:val="24"/>
              <w:szCs w:val="24"/>
            </w:rPr>
          </w:rPrChange>
        </w:rPr>
        <w:t>F</w:t>
      </w:r>
      <w:r w:rsidRPr="002251F3">
        <w:rPr>
          <w:rFonts w:ascii="Times New Roman" w:hAnsi="Times New Roman"/>
          <w:b/>
          <w:sz w:val="24"/>
          <w:szCs w:val="24"/>
          <w:lang w:val="en-ID"/>
          <w:rPrChange w:id="781" w:author="Author">
            <w:rPr>
              <w:rFonts w:ascii="Times New Roman" w:hAnsi="Times New Roman"/>
              <w:b/>
              <w:color w:val="FFFFFF" w:themeColor="background1"/>
              <w:sz w:val="24"/>
              <w:szCs w:val="24"/>
              <w:lang w:val="en-ID"/>
            </w:rPr>
          </w:rPrChange>
        </w:rPr>
        <w:t xml:space="preserve"> KELAS </w:t>
      </w:r>
      <w:r w:rsidRPr="002251F3">
        <w:rPr>
          <w:rFonts w:ascii="Times New Roman" w:hAnsi="Times New Roman"/>
          <w:b/>
          <w:sz w:val="24"/>
          <w:szCs w:val="24"/>
          <w:lang w:val="id-ID"/>
          <w:rPrChange w:id="782" w:author="Author">
            <w:rPr>
              <w:rFonts w:ascii="Times New Roman" w:hAnsi="Times New Roman"/>
              <w:b/>
              <w:color w:val="FFFFFF" w:themeColor="background1"/>
              <w:sz w:val="24"/>
              <w:szCs w:val="24"/>
              <w:lang w:val="id-ID"/>
            </w:rPr>
          </w:rPrChange>
        </w:rPr>
        <w:t>X</w:t>
      </w:r>
      <w:r w:rsidRPr="002251F3">
        <w:rPr>
          <w:rFonts w:ascii="Times New Roman" w:hAnsi="Times New Roman"/>
          <w:b/>
          <w:sz w:val="24"/>
          <w:szCs w:val="24"/>
          <w:rPrChange w:id="783" w:author="Author">
            <w:rPr>
              <w:rFonts w:ascii="Times New Roman" w:hAnsi="Times New Roman"/>
              <w:b/>
              <w:color w:val="FFFFFF" w:themeColor="background1"/>
              <w:sz w:val="24"/>
              <w:szCs w:val="24"/>
            </w:rPr>
          </w:rPrChange>
        </w:rPr>
        <w:t>I</w:t>
      </w:r>
    </w:p>
    <w:p w14:paraId="26A50622" w14:textId="77777777" w:rsidR="00D307AF" w:rsidRPr="002251F3" w:rsidRDefault="00D307AF" w:rsidP="002251F3">
      <w:pPr>
        <w:spacing w:before="60" w:after="60" w:line="240" w:lineRule="auto"/>
        <w:jc w:val="center"/>
        <w:rPr>
          <w:rFonts w:ascii="Times New Roman" w:hAnsi="Times New Roman"/>
          <w:b/>
          <w:sz w:val="24"/>
          <w:szCs w:val="24"/>
          <w:lang w:val="id-ID"/>
          <w:rPrChange w:id="784" w:author="Author">
            <w:rPr>
              <w:rFonts w:ascii="Times New Roman" w:hAnsi="Times New Roman"/>
              <w:b/>
              <w:sz w:val="24"/>
              <w:szCs w:val="24"/>
              <w:lang w:val="id-ID"/>
            </w:rPr>
          </w:rPrChange>
        </w:rPr>
        <w:pPrChange w:id="785" w:author="Author">
          <w:pPr>
            <w:spacing w:before="60" w:after="60" w:line="240" w:lineRule="auto"/>
            <w:jc w:val="center"/>
          </w:pPr>
        </w:pPrChange>
      </w:pPr>
    </w:p>
    <w:p w14:paraId="23E90E23" w14:textId="526D6D76" w:rsidR="00D307AF" w:rsidRPr="002251F3" w:rsidRDefault="00702DF7">
      <w:pPr>
        <w:tabs>
          <w:tab w:val="left" w:pos="2694"/>
          <w:tab w:val="left" w:pos="2977"/>
        </w:tabs>
        <w:spacing w:before="60" w:after="60" w:line="240" w:lineRule="auto"/>
        <w:ind w:left="426"/>
        <w:jc w:val="both"/>
        <w:rPr>
          <w:rFonts w:ascii="Times New Roman" w:hAnsi="Times New Roman"/>
          <w:b/>
          <w:bCs/>
          <w:sz w:val="24"/>
          <w:szCs w:val="24"/>
          <w:lang w:val="en-ID"/>
          <w:rPrChange w:id="786" w:author="Author">
            <w:rPr>
              <w:rFonts w:ascii="Times New Roman" w:hAnsi="Times New Roman"/>
              <w:b/>
              <w:sz w:val="24"/>
              <w:szCs w:val="24"/>
              <w:lang w:val="en-ID"/>
            </w:rPr>
          </w:rPrChange>
        </w:rPr>
      </w:pPr>
      <w:r w:rsidRPr="00702DF7">
        <w:rPr>
          <w:rFonts w:ascii="Times New Roman" w:hAnsi="Times New Roman"/>
          <w:b/>
          <w:sz w:val="24"/>
          <w:szCs w:val="24"/>
          <w:lang w:val="fi-FI"/>
        </w:rPr>
        <w:t>Satuan Pendidikan</w:t>
      </w:r>
      <w:r w:rsidRPr="00702DF7">
        <w:rPr>
          <w:rFonts w:ascii="Times New Roman" w:hAnsi="Times New Roman"/>
          <w:b/>
          <w:sz w:val="24"/>
          <w:szCs w:val="24"/>
          <w:lang w:val="en-ID"/>
        </w:rPr>
        <w:tab/>
      </w:r>
      <w:r w:rsidRPr="00702DF7">
        <w:rPr>
          <w:rFonts w:ascii="Times New Roman" w:hAnsi="Times New Roman"/>
          <w:b/>
          <w:sz w:val="24"/>
          <w:szCs w:val="24"/>
          <w:lang w:val="fi-FI"/>
        </w:rPr>
        <w:t>:</w:t>
      </w:r>
      <w:r w:rsidRPr="00702DF7">
        <w:rPr>
          <w:rFonts w:ascii="Times New Roman" w:hAnsi="Times New Roman"/>
          <w:b/>
          <w:sz w:val="24"/>
          <w:szCs w:val="24"/>
          <w:lang w:val="fi-FI"/>
        </w:rPr>
        <w:tab/>
      </w:r>
      <w:del w:id="787" w:author="Author">
        <w:r w:rsidRPr="002251F3" w:rsidDel="00F213FB">
          <w:rPr>
            <w:rFonts w:ascii="Times New Roman" w:hAnsi="Times New Roman"/>
            <w:b/>
            <w:bCs/>
            <w:sz w:val="24"/>
            <w:szCs w:val="24"/>
            <w:lang w:val="id-ID"/>
            <w:rPrChange w:id="788" w:author="Author">
              <w:rPr>
                <w:rFonts w:ascii="Times New Roman" w:hAnsi="Times New Roman"/>
                <w:b/>
                <w:sz w:val="24"/>
                <w:szCs w:val="24"/>
                <w:lang w:val="id-ID"/>
              </w:rPr>
            </w:rPrChange>
          </w:rPr>
          <w:delText>SMA</w:delText>
        </w:r>
        <w:r w:rsidRPr="002251F3" w:rsidDel="00F213FB">
          <w:rPr>
            <w:rFonts w:ascii="Times New Roman" w:hAnsi="Times New Roman"/>
            <w:b/>
            <w:bCs/>
            <w:sz w:val="24"/>
            <w:szCs w:val="24"/>
            <w:rPrChange w:id="789" w:author="Author">
              <w:rPr>
                <w:rFonts w:ascii="Times New Roman" w:hAnsi="Times New Roman"/>
                <w:b/>
                <w:sz w:val="24"/>
                <w:szCs w:val="24"/>
              </w:rPr>
            </w:rPrChange>
          </w:rPr>
          <w:delText>/</w:delText>
        </w:r>
      </w:del>
      <w:ins w:id="790" w:author="Author">
        <w:r w:rsidR="00F213FB">
          <w:rPr>
            <w:rFonts w:ascii="Times New Roman" w:hAnsi="Times New Roman"/>
            <w:b/>
            <w:bCs/>
            <w:sz w:val="24"/>
            <w:szCs w:val="24"/>
          </w:rPr>
          <w:t>MAS ROUDLOTUL MUTAALIMIN</w:t>
        </w:r>
      </w:ins>
      <w:del w:id="791" w:author="Author">
        <w:r w:rsidRPr="002251F3" w:rsidDel="00F213FB">
          <w:rPr>
            <w:rFonts w:ascii="Times New Roman" w:hAnsi="Times New Roman"/>
            <w:b/>
            <w:bCs/>
            <w:sz w:val="24"/>
            <w:szCs w:val="24"/>
            <w:rPrChange w:id="792" w:author="Author">
              <w:rPr>
                <w:rFonts w:ascii="Times New Roman" w:hAnsi="Times New Roman"/>
                <w:b/>
                <w:sz w:val="24"/>
                <w:szCs w:val="24"/>
              </w:rPr>
            </w:rPrChange>
          </w:rPr>
          <w:delText xml:space="preserve">MA </w:delText>
        </w:r>
        <w:r w:rsidRPr="002251F3" w:rsidDel="00F213FB">
          <w:rPr>
            <w:rFonts w:ascii="Times New Roman" w:hAnsi="Times New Roman"/>
            <w:bCs/>
            <w:sz w:val="24"/>
            <w:szCs w:val="24"/>
            <w:rPrChange w:id="793" w:author="Author">
              <w:rPr>
                <w:rFonts w:ascii="Times New Roman" w:hAnsi="Times New Roman"/>
                <w:sz w:val="24"/>
                <w:szCs w:val="24"/>
              </w:rPr>
            </w:rPrChange>
          </w:rPr>
          <w:delText>…………………….....................</w:delText>
        </w:r>
      </w:del>
    </w:p>
    <w:p w14:paraId="3ED008A4" w14:textId="77777777" w:rsidR="00D307AF" w:rsidRDefault="00702DF7">
      <w:pPr>
        <w:tabs>
          <w:tab w:val="left" w:pos="2694"/>
          <w:tab w:val="left" w:pos="2977"/>
        </w:tabs>
        <w:spacing w:before="60" w:after="60" w:line="240" w:lineRule="auto"/>
        <w:ind w:left="426"/>
        <w:jc w:val="both"/>
        <w:rPr>
          <w:rFonts w:ascii="Times New Roman" w:hAnsi="Times New Roman"/>
          <w:b/>
          <w:sz w:val="24"/>
          <w:szCs w:val="24"/>
          <w:lang w:val="fi-FI"/>
        </w:rPr>
      </w:pPr>
      <w:r w:rsidRPr="00702DF7">
        <w:rPr>
          <w:rFonts w:ascii="Times New Roman" w:hAnsi="Times New Roman"/>
          <w:b/>
          <w:sz w:val="24"/>
          <w:szCs w:val="24"/>
          <w:lang w:val="fi-FI"/>
        </w:rPr>
        <w:t xml:space="preserve">Mata Pelajaran </w:t>
      </w:r>
      <w:r w:rsidRPr="00702DF7">
        <w:rPr>
          <w:rFonts w:ascii="Times New Roman" w:hAnsi="Times New Roman"/>
          <w:b/>
          <w:sz w:val="24"/>
          <w:szCs w:val="24"/>
          <w:lang w:val="fi-FI"/>
        </w:rPr>
        <w:tab/>
        <w:t>:</w:t>
      </w:r>
      <w:r w:rsidRPr="00702DF7">
        <w:rPr>
          <w:rFonts w:ascii="Times New Roman" w:hAnsi="Times New Roman"/>
          <w:b/>
          <w:sz w:val="24"/>
          <w:szCs w:val="24"/>
          <w:lang w:val="fi-FI"/>
        </w:rPr>
        <w:tab/>
      </w:r>
      <w:r w:rsidR="00D7794D" w:rsidRPr="00D7794D">
        <w:rPr>
          <w:rFonts w:ascii="Times New Roman" w:hAnsi="Times New Roman"/>
          <w:b/>
          <w:sz w:val="24"/>
          <w:szCs w:val="24"/>
          <w:lang w:val="fi-FI"/>
        </w:rPr>
        <w:t>Bahasa Inggris</w:t>
      </w:r>
    </w:p>
    <w:p w14:paraId="4DE850B2" w14:textId="77777777" w:rsidR="00D307AF" w:rsidRDefault="00702DF7">
      <w:pPr>
        <w:tabs>
          <w:tab w:val="left" w:pos="2694"/>
          <w:tab w:val="left" w:pos="2977"/>
        </w:tabs>
        <w:spacing w:before="60" w:after="60" w:line="240" w:lineRule="auto"/>
        <w:ind w:left="426"/>
        <w:jc w:val="both"/>
        <w:rPr>
          <w:rFonts w:ascii="Times New Roman" w:hAnsi="Times New Roman"/>
          <w:b/>
          <w:sz w:val="24"/>
          <w:szCs w:val="24"/>
          <w:lang w:val="id-ID"/>
        </w:rPr>
      </w:pPr>
      <w:r w:rsidRPr="00702DF7">
        <w:rPr>
          <w:rFonts w:ascii="Times New Roman" w:hAnsi="Times New Roman"/>
          <w:b/>
          <w:sz w:val="24"/>
          <w:szCs w:val="24"/>
          <w:lang w:val="it-CH"/>
        </w:rPr>
        <w:t xml:space="preserve">Kelas / </w:t>
      </w:r>
      <w:r w:rsidRPr="00702DF7">
        <w:rPr>
          <w:rFonts w:ascii="Times New Roman" w:hAnsi="Times New Roman"/>
          <w:b/>
          <w:sz w:val="24"/>
          <w:szCs w:val="24"/>
          <w:lang w:val="en-ID"/>
        </w:rPr>
        <w:t>Semester</w:t>
      </w:r>
      <w:r w:rsidRPr="00702DF7">
        <w:rPr>
          <w:rFonts w:ascii="Times New Roman" w:hAnsi="Times New Roman"/>
          <w:b/>
          <w:sz w:val="24"/>
          <w:szCs w:val="24"/>
          <w:lang w:val="it-CH"/>
        </w:rPr>
        <w:tab/>
        <w:t>:</w:t>
      </w:r>
      <w:r w:rsidRPr="00702DF7">
        <w:rPr>
          <w:rFonts w:ascii="Times New Roman" w:hAnsi="Times New Roman"/>
          <w:b/>
          <w:sz w:val="24"/>
          <w:szCs w:val="24"/>
          <w:lang w:val="it-CH"/>
        </w:rPr>
        <w:tab/>
      </w:r>
      <w:r w:rsidRPr="00702DF7">
        <w:rPr>
          <w:rFonts w:ascii="Times New Roman" w:hAnsi="Times New Roman"/>
          <w:b/>
          <w:sz w:val="24"/>
          <w:szCs w:val="24"/>
          <w:lang w:val="id-ID"/>
        </w:rPr>
        <w:t>X</w:t>
      </w:r>
      <w:r w:rsidRPr="00702DF7">
        <w:rPr>
          <w:rFonts w:ascii="Times New Roman" w:hAnsi="Times New Roman"/>
          <w:b/>
          <w:sz w:val="24"/>
          <w:szCs w:val="24"/>
        </w:rPr>
        <w:t>I</w:t>
      </w:r>
      <w:del w:id="794" w:author="Author">
        <w:r w:rsidRPr="00702DF7" w:rsidDel="00F213FB">
          <w:rPr>
            <w:rFonts w:ascii="Times New Roman" w:hAnsi="Times New Roman"/>
            <w:b/>
            <w:sz w:val="24"/>
            <w:szCs w:val="24"/>
            <w:lang w:val="it-CH"/>
          </w:rPr>
          <w:delText xml:space="preserve"> (</w:delText>
        </w:r>
        <w:r w:rsidRPr="00702DF7" w:rsidDel="00F213FB">
          <w:rPr>
            <w:rFonts w:ascii="Times New Roman" w:hAnsi="Times New Roman"/>
            <w:b/>
            <w:sz w:val="24"/>
            <w:szCs w:val="24"/>
          </w:rPr>
          <w:delText>Sebelas</w:delText>
        </w:r>
        <w:r w:rsidRPr="00702DF7" w:rsidDel="00F213FB">
          <w:rPr>
            <w:rFonts w:ascii="Times New Roman" w:hAnsi="Times New Roman"/>
            <w:b/>
            <w:sz w:val="24"/>
            <w:szCs w:val="24"/>
            <w:lang w:val="it-CH"/>
          </w:rPr>
          <w:delText>)</w:delText>
        </w:r>
      </w:del>
      <w:r w:rsidRPr="00702DF7">
        <w:rPr>
          <w:rFonts w:ascii="Times New Roman" w:hAnsi="Times New Roman"/>
          <w:b/>
          <w:sz w:val="24"/>
          <w:szCs w:val="24"/>
          <w:lang w:val="it-CH"/>
        </w:rPr>
        <w:t xml:space="preserve"> / 2</w:t>
      </w:r>
    </w:p>
    <w:p w14:paraId="646CA3B0" w14:textId="2D70534C" w:rsidR="00D307AF" w:rsidRDefault="00702DF7">
      <w:pPr>
        <w:tabs>
          <w:tab w:val="left" w:pos="2694"/>
          <w:tab w:val="left" w:pos="2977"/>
        </w:tabs>
        <w:spacing w:before="60" w:after="60" w:line="240" w:lineRule="auto"/>
        <w:ind w:left="426"/>
        <w:jc w:val="both"/>
        <w:rPr>
          <w:rFonts w:ascii="Times New Roman" w:hAnsi="Times New Roman"/>
          <w:b/>
          <w:sz w:val="24"/>
          <w:szCs w:val="24"/>
          <w:lang w:val="en-ID"/>
        </w:rPr>
      </w:pPr>
      <w:r w:rsidRPr="00702DF7">
        <w:rPr>
          <w:rFonts w:ascii="Times New Roman" w:hAnsi="Times New Roman"/>
          <w:b/>
          <w:sz w:val="24"/>
          <w:szCs w:val="24"/>
          <w:lang w:val="it-CH"/>
        </w:rPr>
        <w:t>Tahun Penyusunan</w:t>
      </w:r>
      <w:r w:rsidRPr="00702DF7">
        <w:rPr>
          <w:rFonts w:ascii="Times New Roman" w:hAnsi="Times New Roman"/>
          <w:b/>
          <w:sz w:val="24"/>
          <w:szCs w:val="24"/>
          <w:lang w:val="en-ID"/>
        </w:rPr>
        <w:tab/>
      </w:r>
      <w:r w:rsidRPr="00702DF7">
        <w:rPr>
          <w:rFonts w:ascii="Times New Roman" w:hAnsi="Times New Roman"/>
          <w:b/>
          <w:sz w:val="24"/>
          <w:szCs w:val="24"/>
          <w:lang w:val="it-CH"/>
        </w:rPr>
        <w:t>:</w:t>
      </w:r>
      <w:r w:rsidRPr="00702DF7">
        <w:rPr>
          <w:rFonts w:ascii="Times New Roman" w:hAnsi="Times New Roman"/>
          <w:b/>
          <w:sz w:val="24"/>
          <w:szCs w:val="24"/>
          <w:lang w:val="it-CH"/>
        </w:rPr>
        <w:tab/>
      </w:r>
      <w:r w:rsidRPr="002251F3">
        <w:rPr>
          <w:rFonts w:ascii="Times New Roman" w:hAnsi="Times New Roman"/>
          <w:b/>
          <w:sz w:val="24"/>
          <w:szCs w:val="24"/>
          <w:lang w:val="it-CH"/>
          <w:rPrChange w:id="795" w:author="Author">
            <w:rPr>
              <w:rFonts w:ascii="Times New Roman" w:hAnsi="Times New Roman"/>
              <w:b/>
              <w:sz w:val="24"/>
              <w:szCs w:val="24"/>
              <w:lang w:val="it-CH"/>
            </w:rPr>
          </w:rPrChange>
        </w:rPr>
        <w:t>2</w:t>
      </w:r>
      <w:ins w:id="796" w:author="Author">
        <w:r w:rsidR="00F213FB" w:rsidRPr="002251F3">
          <w:rPr>
            <w:rFonts w:ascii="Times New Roman" w:hAnsi="Times New Roman"/>
            <w:b/>
            <w:sz w:val="24"/>
            <w:szCs w:val="24"/>
            <w:lang w:val="it-CH"/>
            <w:rPrChange w:id="797" w:author="Author">
              <w:rPr>
                <w:rFonts w:ascii="Times New Roman" w:hAnsi="Times New Roman"/>
                <w:sz w:val="24"/>
                <w:szCs w:val="24"/>
                <w:lang w:val="it-CH"/>
              </w:rPr>
            </w:rPrChange>
          </w:rPr>
          <w:t>025</w:t>
        </w:r>
      </w:ins>
      <w:del w:id="798" w:author="Author">
        <w:r w:rsidRPr="00702DF7" w:rsidDel="00F213FB">
          <w:rPr>
            <w:rFonts w:ascii="Times New Roman" w:hAnsi="Times New Roman"/>
            <w:b/>
            <w:sz w:val="24"/>
            <w:szCs w:val="24"/>
            <w:lang w:val="it-CH"/>
          </w:rPr>
          <w:delText xml:space="preserve">0 </w:delText>
        </w:r>
        <w:r w:rsidRPr="00702DF7" w:rsidDel="00F213FB">
          <w:rPr>
            <w:rFonts w:ascii="Times New Roman" w:hAnsi="Times New Roman"/>
            <w:sz w:val="24"/>
            <w:szCs w:val="24"/>
            <w:lang w:val="it-CH"/>
          </w:rPr>
          <w:delText>.....</w:delText>
        </w:r>
      </w:del>
      <w:r w:rsidRPr="00702DF7">
        <w:rPr>
          <w:rFonts w:ascii="Times New Roman" w:hAnsi="Times New Roman"/>
          <w:b/>
          <w:sz w:val="24"/>
          <w:szCs w:val="24"/>
          <w:lang w:val="it-CH"/>
        </w:rPr>
        <w:t xml:space="preserve"> / 2</w:t>
      </w:r>
      <w:ins w:id="799" w:author="Author">
        <w:r w:rsidR="00F213FB">
          <w:rPr>
            <w:rFonts w:ascii="Times New Roman" w:hAnsi="Times New Roman"/>
            <w:b/>
            <w:bCs/>
            <w:sz w:val="24"/>
            <w:szCs w:val="24"/>
            <w:lang w:val="it-CH"/>
          </w:rPr>
          <w:t>026</w:t>
        </w:r>
      </w:ins>
      <w:del w:id="800" w:author="Author">
        <w:r w:rsidRPr="00702DF7" w:rsidDel="00F213FB">
          <w:rPr>
            <w:rFonts w:ascii="Times New Roman" w:hAnsi="Times New Roman"/>
            <w:b/>
            <w:sz w:val="24"/>
            <w:szCs w:val="24"/>
            <w:lang w:val="it-CH"/>
          </w:rPr>
          <w:delText xml:space="preserve">0 </w:delText>
        </w:r>
        <w:r w:rsidRPr="00702DF7" w:rsidDel="00F213FB">
          <w:rPr>
            <w:rFonts w:ascii="Times New Roman" w:hAnsi="Times New Roman"/>
            <w:sz w:val="24"/>
            <w:szCs w:val="24"/>
            <w:lang w:val="it-CH"/>
          </w:rPr>
          <w:delText>.....</w:delText>
        </w:r>
      </w:del>
    </w:p>
    <w:p w14:paraId="36D08DC6" w14:textId="77777777" w:rsidR="00D307AF" w:rsidRDefault="00D307AF">
      <w:pPr>
        <w:spacing w:before="60" w:after="60" w:line="240" w:lineRule="auto"/>
        <w:rPr>
          <w:rFonts w:ascii="Times New Roman" w:hAnsi="Times New Roman"/>
          <w:b/>
          <w:sz w:val="24"/>
          <w:szCs w:val="24"/>
        </w:rPr>
      </w:pPr>
    </w:p>
    <w:p w14:paraId="79DBC1EA" w14:textId="77777777" w:rsidR="00D307AF" w:rsidRDefault="00702DF7">
      <w:pPr>
        <w:spacing w:before="60" w:after="60" w:line="240" w:lineRule="auto"/>
        <w:rPr>
          <w:rFonts w:ascii="Times New Roman" w:hAnsi="Times New Roman"/>
          <w:b/>
          <w:sz w:val="24"/>
          <w:szCs w:val="24"/>
        </w:rPr>
      </w:pPr>
      <w:r w:rsidRPr="00702DF7">
        <w:rPr>
          <w:rFonts w:ascii="Times New Roman" w:hAnsi="Times New Roman"/>
          <w:b/>
          <w:sz w:val="24"/>
          <w:szCs w:val="24"/>
        </w:rPr>
        <w:t>CAPAIAN PEMBELAJARAN FASE F</w:t>
      </w:r>
    </w:p>
    <w:p w14:paraId="7EAB17CE" w14:textId="77777777" w:rsidR="00D307AF" w:rsidRDefault="00702DF7">
      <w:pPr>
        <w:spacing w:before="60" w:after="60" w:line="240" w:lineRule="auto"/>
        <w:ind w:right="-1"/>
        <w:jc w:val="both"/>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lisan</w:t>
      </w:r>
      <w:proofErr w:type="spellEnd"/>
      <w:r w:rsidRPr="00702DF7">
        <w:rPr>
          <w:rFonts w:ascii="Times New Roman" w:eastAsia="Bookman Old Style" w:hAnsi="Times New Roman"/>
          <w:sz w:val="24"/>
          <w:szCs w:val="24"/>
        </w:rPr>
        <w:t xml:space="preserve">, tulisan dan visual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berkomunikasi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situasi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pemirsa</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pembacanya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seperti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narasi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deskripsi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eksposisi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argumentasi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asli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menjadi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rujukan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utama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mempelajari</w:t>
      </w:r>
      <w:proofErr w:type="spellEnd"/>
      <w:r w:rsidRPr="00702DF7">
        <w:rPr>
          <w:rFonts w:ascii="Times New Roman" w:eastAsia="Bookman Old Style" w:hAnsi="Times New Roman"/>
          <w:sz w:val="24"/>
          <w:szCs w:val="24"/>
        </w:rPr>
        <w:t xml:space="preserve"> </w:t>
      </w:r>
      <w:proofErr w:type="spellStart"/>
      <w:proofErr w:type="gram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proofErr w:type="gramEnd"/>
      <w:r w:rsidRPr="00702DF7">
        <w:rPr>
          <w:rFonts w:ascii="Times New Roman" w:eastAsia="Bookman Old Style" w:hAnsi="Times New Roman"/>
          <w:sz w:val="24"/>
          <w:szCs w:val="24"/>
        </w:rPr>
        <w:t xml:space="preserve">  di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ini</w:t>
      </w:r>
      <w:proofErr w:type="spellEnd"/>
      <w:r w:rsidRPr="00702DF7">
        <w:rPr>
          <w:rFonts w:ascii="Times New Roman" w:eastAsia="Bookman Old Style" w:hAnsi="Times New Roman"/>
          <w:sz w:val="24"/>
          <w:szCs w:val="24"/>
        </w:rPr>
        <w:t xml:space="preserve">.  </w:t>
      </w:r>
      <w:proofErr w:type="spellStart"/>
      <w:proofErr w:type="gram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proofErr w:type="gram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berdiskusi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menyampaikan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keinginan</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perasaan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keterampilan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mengeksplorasi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topik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kontekstual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tulisan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mempelajari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sesuatu</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mendapatkan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kesenangan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Pemahaman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tulisan </w:t>
      </w:r>
      <w:proofErr w:type="spellStart"/>
      <w:r w:rsidRPr="00702DF7">
        <w:rPr>
          <w:rFonts w:ascii="Times New Roman" w:eastAsia="Bookman Old Style" w:hAnsi="Times New Roman"/>
          <w:sz w:val="24"/>
          <w:szCs w:val="24"/>
        </w:rPr>
        <w:t>semakin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Keterampilan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inferensi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tersirat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ketika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memahami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dan </w:t>
      </w:r>
      <w:proofErr w:type="spellStart"/>
      <w:proofErr w:type="gramStart"/>
      <w:r w:rsidRPr="00702DF7">
        <w:rPr>
          <w:rFonts w:ascii="Times New Roman" w:eastAsia="Bookman Old Style" w:hAnsi="Times New Roman"/>
          <w:sz w:val="24"/>
          <w:szCs w:val="24"/>
        </w:rPr>
        <w:t>kemampuan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evaluasi</w:t>
      </w:r>
      <w:proofErr w:type="spellEnd"/>
      <w:proofErr w:type="gram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sudah</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berkembang</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memproduksi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lisan</w:t>
      </w:r>
      <w:proofErr w:type="spellEnd"/>
      <w:r w:rsidRPr="00702DF7">
        <w:rPr>
          <w:rFonts w:ascii="Times New Roman" w:eastAsia="Bookman Old Style" w:hAnsi="Times New Roman"/>
          <w:sz w:val="24"/>
          <w:szCs w:val="24"/>
        </w:rPr>
        <w:t xml:space="preserve"> dan tulisan </w:t>
      </w:r>
      <w:proofErr w:type="spellStart"/>
      <w:r w:rsidRPr="00702DF7">
        <w:rPr>
          <w:rFonts w:ascii="Times New Roman" w:eastAsia="Bookman Old Style" w:hAnsi="Times New Roman"/>
          <w:sz w:val="24"/>
          <w:szCs w:val="24"/>
        </w:rPr>
        <w:t>serta</w:t>
      </w:r>
      <w:proofErr w:type="spellEnd"/>
      <w:r w:rsidRPr="00702DF7">
        <w:rPr>
          <w:rFonts w:ascii="Times New Roman" w:eastAsia="Bookman Old Style" w:hAnsi="Times New Roman"/>
          <w:sz w:val="24"/>
          <w:szCs w:val="24"/>
        </w:rPr>
        <w:t xml:space="preserve"> visual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terstruktur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kosa</w:t>
      </w:r>
      <w:proofErr w:type="spellEnd"/>
      <w:r w:rsidRPr="00702DF7">
        <w:rPr>
          <w:rFonts w:ascii="Times New Roman" w:eastAsia="Bookman Old Style" w:hAnsi="Times New Roman"/>
          <w:sz w:val="24"/>
          <w:szCs w:val="24"/>
        </w:rPr>
        <w:t xml:space="preserve"> kata yang </w:t>
      </w:r>
      <w:proofErr w:type="spellStart"/>
      <w:r w:rsidRPr="00702DF7">
        <w:rPr>
          <w:rFonts w:ascii="Times New Roman" w:eastAsia="Bookman Old Style" w:hAnsi="Times New Roman"/>
          <w:sz w:val="24"/>
          <w:szCs w:val="24"/>
        </w:rPr>
        <w:t>lebih</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beragam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memproduksi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beragam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tulisan dan visual, </w:t>
      </w:r>
      <w:proofErr w:type="spellStart"/>
      <w:r w:rsidRPr="00702DF7">
        <w:rPr>
          <w:rFonts w:ascii="Times New Roman" w:eastAsia="Bookman Old Style" w:hAnsi="Times New Roman"/>
          <w:sz w:val="24"/>
          <w:szCs w:val="24"/>
        </w:rPr>
        <w:t>fiksi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maupun</w:t>
      </w:r>
      <w:proofErr w:type="spellEnd"/>
      <w:r w:rsidRPr="00702DF7">
        <w:rPr>
          <w:rFonts w:ascii="Times New Roman" w:eastAsia="Bookman Old Style" w:hAnsi="Times New Roman"/>
          <w:sz w:val="24"/>
          <w:szCs w:val="24"/>
        </w:rPr>
        <w:t xml:space="preserve"> non-</w:t>
      </w:r>
      <w:proofErr w:type="spellStart"/>
      <w:r w:rsidRPr="00702DF7">
        <w:rPr>
          <w:rFonts w:ascii="Times New Roman" w:eastAsia="Bookman Old Style" w:hAnsi="Times New Roman"/>
          <w:sz w:val="24"/>
          <w:szCs w:val="24"/>
        </w:rPr>
        <w:t>fiksi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kesadaran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dan target </w:t>
      </w:r>
      <w:proofErr w:type="spellStart"/>
      <w:r w:rsidRPr="00702DF7">
        <w:rPr>
          <w:rFonts w:ascii="Times New Roman" w:eastAsia="Bookman Old Style" w:hAnsi="Times New Roman"/>
          <w:sz w:val="24"/>
          <w:szCs w:val="24"/>
        </w:rPr>
        <w:t>pembaca</w:t>
      </w:r>
      <w:proofErr w:type="spellEnd"/>
      <w:r w:rsidRPr="00702DF7">
        <w:rPr>
          <w:rFonts w:ascii="Times New Roman" w:eastAsia="Bookman Old Style" w:hAnsi="Times New Roman"/>
          <w:sz w:val="24"/>
          <w:szCs w:val="24"/>
        </w:rPr>
        <w:t>/</w:t>
      </w:r>
      <w:proofErr w:type="spellStart"/>
      <w:r w:rsidRPr="00702DF7">
        <w:rPr>
          <w:rFonts w:ascii="Times New Roman" w:eastAsia="Bookman Old Style" w:hAnsi="Times New Roman"/>
          <w:sz w:val="24"/>
          <w:szCs w:val="24"/>
        </w:rPr>
        <w:t>pemirsa</w:t>
      </w:r>
      <w:proofErr w:type="spellEnd"/>
      <w:r w:rsidRPr="00702DF7">
        <w:rPr>
          <w:rFonts w:ascii="Times New Roman" w:eastAsia="Bookman Old Style" w:hAnsi="Times New Roman"/>
          <w:sz w:val="24"/>
          <w:szCs w:val="24"/>
        </w:rPr>
        <w:t xml:space="preserve">. </w:t>
      </w:r>
    </w:p>
    <w:tbl>
      <w:tblPr>
        <w:tblW w:w="14513" w:type="dxa"/>
        <w:tblInd w:w="6" w:type="dxa"/>
        <w:tblLayout w:type="fixed"/>
        <w:tblCellMar>
          <w:left w:w="0" w:type="dxa"/>
          <w:right w:w="0" w:type="dxa"/>
        </w:tblCellMar>
        <w:tblLook w:val="01E0" w:firstRow="1" w:lastRow="1" w:firstColumn="1" w:lastColumn="1" w:noHBand="0" w:noVBand="0"/>
      </w:tblPr>
      <w:tblGrid>
        <w:gridCol w:w="14513"/>
      </w:tblGrid>
      <w:tr w:rsidR="004D45CD" w:rsidRPr="00DD74A3" w14:paraId="67660609" w14:textId="77777777" w:rsidTr="00F118C4">
        <w:tc>
          <w:tcPr>
            <w:tcW w:w="14513" w:type="dxa"/>
            <w:tcBorders>
              <w:top w:val="single" w:sz="5" w:space="0" w:color="000000"/>
              <w:left w:val="single" w:sz="5" w:space="0" w:color="000000"/>
              <w:bottom w:val="single" w:sz="5" w:space="0" w:color="000000"/>
              <w:right w:val="single" w:sz="5" w:space="0" w:color="000000"/>
            </w:tcBorders>
          </w:tcPr>
          <w:p w14:paraId="04BD25F6" w14:textId="77777777" w:rsidR="00D307AF" w:rsidRDefault="00702DF7">
            <w:pPr>
              <w:spacing w:before="60" w:after="60" w:line="240" w:lineRule="auto"/>
              <w:ind w:left="57" w:right="57"/>
              <w:jc w:val="center"/>
              <w:rPr>
                <w:rFonts w:ascii="Times New Roman" w:eastAsia="Bookman Old Style" w:hAnsi="Times New Roman"/>
                <w:b/>
                <w:sz w:val="24"/>
                <w:szCs w:val="24"/>
              </w:rPr>
            </w:pPr>
            <w:proofErr w:type="spellStart"/>
            <w:r w:rsidRPr="00702DF7">
              <w:rPr>
                <w:rFonts w:ascii="Times New Roman" w:eastAsia="Bookman Old Style" w:hAnsi="Times New Roman"/>
                <w:b/>
                <w:sz w:val="24"/>
                <w:szCs w:val="24"/>
              </w:rPr>
              <w:t>Elemen</w:t>
            </w:r>
            <w:proofErr w:type="spellEnd"/>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Menyimak</w:t>
            </w:r>
            <w:proofErr w:type="spellEnd"/>
            <w:r w:rsidRPr="00702DF7">
              <w:rPr>
                <w:rFonts w:ascii="Times New Roman" w:eastAsia="Bookman Old Style" w:hAnsi="Times New Roman"/>
                <w:b/>
                <w:sz w:val="24"/>
                <w:szCs w:val="24"/>
              </w:rPr>
              <w:t xml:space="preserve"> </w:t>
            </w:r>
            <w:r w:rsidRPr="00702DF7">
              <w:rPr>
                <w:rFonts w:ascii="Times New Roman" w:eastAsia="Bookman Old Style" w:hAnsi="Times New Roman" w:hint="eastAsia"/>
                <w:b/>
                <w:sz w:val="24"/>
                <w:szCs w:val="24"/>
              </w:rPr>
              <w:t>–</w:t>
            </w:r>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Berbicara</w:t>
            </w:r>
            <w:proofErr w:type="spellEnd"/>
          </w:p>
        </w:tc>
      </w:tr>
      <w:tr w:rsidR="004D45CD" w:rsidRPr="00DD74A3" w14:paraId="6A55902C" w14:textId="77777777" w:rsidTr="00F118C4">
        <w:tc>
          <w:tcPr>
            <w:tcW w:w="14513" w:type="dxa"/>
            <w:tcBorders>
              <w:top w:val="single" w:sz="5" w:space="0" w:color="000000"/>
              <w:left w:val="single" w:sz="5" w:space="0" w:color="000000"/>
              <w:bottom w:val="single" w:sz="5" w:space="0" w:color="000000"/>
              <w:right w:val="single" w:sz="5" w:space="0" w:color="000000"/>
            </w:tcBorders>
          </w:tcPr>
          <w:p w14:paraId="500285E6" w14:textId="77777777" w:rsidR="00D307AF" w:rsidRDefault="00702DF7">
            <w:pPr>
              <w:spacing w:before="60" w:after="60" w:line="240" w:lineRule="auto"/>
              <w:ind w:left="133" w:right="257"/>
              <w:jc w:val="both"/>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berkomunikasi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guru, </w:t>
            </w:r>
            <w:proofErr w:type="spellStart"/>
            <w:r w:rsidRPr="00702DF7">
              <w:rPr>
                <w:rFonts w:ascii="Times New Roman" w:eastAsia="Bookman Old Style" w:hAnsi="Times New Roman"/>
                <w:sz w:val="24"/>
                <w:szCs w:val="24"/>
              </w:rPr>
              <w:t>teman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sebaya</w:t>
            </w:r>
            <w:proofErr w:type="spellEnd"/>
            <w:r w:rsidRPr="00702DF7">
              <w:rPr>
                <w:rFonts w:ascii="Times New Roman" w:eastAsia="Bookman Old Style" w:hAnsi="Times New Roman"/>
                <w:sz w:val="24"/>
                <w:szCs w:val="24"/>
              </w:rPr>
              <w:t xml:space="preserve"> dan orang lain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situasi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merespon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pertanyaan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terbuka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strategi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memulai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mempertahankan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menyimpulkan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percakapan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memahami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utama</w:t>
            </w:r>
            <w:proofErr w:type="spellEnd"/>
            <w:r w:rsidRPr="00702DF7">
              <w:rPr>
                <w:rFonts w:ascii="Times New Roman" w:eastAsia="Bookman Old Style" w:hAnsi="Times New Roman"/>
                <w:sz w:val="24"/>
                <w:szCs w:val="24"/>
              </w:rPr>
              <w:t xml:space="preserve"> dan detail </w:t>
            </w:r>
            <w:proofErr w:type="spellStart"/>
            <w:r w:rsidRPr="00702DF7">
              <w:rPr>
                <w:rFonts w:ascii="Times New Roman" w:eastAsia="Bookman Old Style" w:hAnsi="Times New Roman"/>
                <w:sz w:val="24"/>
                <w:szCs w:val="24"/>
              </w:rPr>
              <w:t>relevan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presentasi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mengenai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topik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Inggris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menyampaikan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opini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isu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sosial</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membahas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minat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perilaku</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nilai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nilai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lintas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budaya</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dekat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kehidupan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pemuda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memberikan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mempertahankan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lastRenderedPageBreak/>
              <w:t>pendapatnya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membuat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perbandingan</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mengevaluasi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perspektifnya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strategi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koreksi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perbaikan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diri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elemen</w:t>
            </w:r>
            <w:proofErr w:type="spellEnd"/>
            <w:r w:rsidRPr="00702DF7">
              <w:rPr>
                <w:rFonts w:ascii="Times New Roman" w:eastAsia="Bookman Old Style" w:hAnsi="Times New Roman"/>
                <w:sz w:val="24"/>
                <w:szCs w:val="24"/>
              </w:rPr>
              <w:t xml:space="preserve"> non- verbal </w:t>
            </w:r>
            <w:proofErr w:type="spellStart"/>
            <w:r w:rsidRPr="00702DF7">
              <w:rPr>
                <w:rFonts w:ascii="Times New Roman" w:eastAsia="Bookman Old Style" w:hAnsi="Times New Roman"/>
                <w:sz w:val="24"/>
                <w:szCs w:val="24"/>
              </w:rPr>
              <w:t>seperti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tubuh</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kecepatan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bicara</w:t>
            </w:r>
            <w:proofErr w:type="spellEnd"/>
            <w:r w:rsidRPr="00702DF7">
              <w:rPr>
                <w:rFonts w:ascii="Times New Roman" w:eastAsia="Bookman Old Style" w:hAnsi="Times New Roman"/>
                <w:sz w:val="24"/>
                <w:szCs w:val="24"/>
              </w:rPr>
              <w:t xml:space="preserve"> dan nada </w:t>
            </w:r>
            <w:proofErr w:type="spellStart"/>
            <w:r w:rsidRPr="00702DF7">
              <w:rPr>
                <w:rFonts w:ascii="Times New Roman" w:eastAsia="Bookman Old Style" w:hAnsi="Times New Roman"/>
                <w:sz w:val="24"/>
                <w:szCs w:val="24"/>
              </w:rPr>
              <w:t>suara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dapat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dipahami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sebagian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besar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konteks</w:t>
            </w:r>
            <w:proofErr w:type="spellEnd"/>
            <w:r w:rsidRPr="00702DF7">
              <w:rPr>
                <w:rFonts w:ascii="Times New Roman" w:eastAsia="Bookman Old Style" w:hAnsi="Times New Roman"/>
                <w:sz w:val="24"/>
                <w:szCs w:val="24"/>
              </w:rPr>
              <w:t>.</w:t>
            </w:r>
          </w:p>
          <w:p w14:paraId="0BD7A159" w14:textId="77777777" w:rsidR="00D307AF" w:rsidRDefault="00702DF7">
            <w:pPr>
              <w:spacing w:before="60" w:after="60" w:line="240" w:lineRule="auto"/>
              <w:ind w:left="133" w:right="158"/>
              <w:jc w:val="both"/>
              <w:rPr>
                <w:rFonts w:ascii="Times New Roman" w:eastAsia="Bookman Old Style" w:hAnsi="Times New Roman"/>
                <w:sz w:val="24"/>
                <w:szCs w:val="24"/>
              </w:rPr>
            </w:pPr>
            <w:r w:rsidRPr="00702DF7">
              <w:rPr>
                <w:rFonts w:ascii="Times New Roman" w:eastAsia="Bookman Old Style" w:hAnsi="Times New Roman"/>
                <w:i/>
                <w:sz w:val="24"/>
                <w:szCs w:val="24"/>
              </w:rPr>
              <w:t xml:space="preserve">By the end of Phase F, students use English to communicate with teachers, peers and others in a range of settings and for a range of purposes. They use and respond to open-ended questions and use strategies to initiate, sustain and conclude conversations and discussion. They understand and identify the main ideas and relevant details of discussions or presentations on a wide range of topics. They use English to express opinions on social issues and to discuss youth-related interests, </w:t>
            </w:r>
            <w:proofErr w:type="spellStart"/>
            <w:r w:rsidRPr="00702DF7">
              <w:rPr>
                <w:rFonts w:ascii="Times New Roman" w:eastAsia="Bookman Old Style" w:hAnsi="Times New Roman"/>
                <w:i/>
                <w:sz w:val="24"/>
                <w:szCs w:val="24"/>
              </w:rPr>
              <w:t>behaviours</w:t>
            </w:r>
            <w:proofErr w:type="spellEnd"/>
            <w:r w:rsidRPr="00702DF7">
              <w:rPr>
                <w:rFonts w:ascii="Times New Roman" w:eastAsia="Bookman Old Style" w:hAnsi="Times New Roman"/>
                <w:i/>
                <w:sz w:val="24"/>
                <w:szCs w:val="24"/>
              </w:rPr>
              <w:t xml:space="preserve"> and values across cultural contexts. They give and justify opinions, make comparisons and evaluate perspectives. They employ self-correction and repair strategies, and use nonverbal elements such as gestures, speed and pitch to be understood in most contexts.</w:t>
            </w:r>
          </w:p>
        </w:tc>
      </w:tr>
      <w:tr w:rsidR="004D45CD" w:rsidRPr="00DD74A3" w14:paraId="6F54ECBB" w14:textId="77777777" w:rsidTr="00F118C4">
        <w:tc>
          <w:tcPr>
            <w:tcW w:w="14513" w:type="dxa"/>
            <w:tcBorders>
              <w:top w:val="single" w:sz="5" w:space="0" w:color="000000"/>
              <w:left w:val="single" w:sz="5" w:space="0" w:color="000000"/>
              <w:bottom w:val="single" w:sz="5" w:space="0" w:color="000000"/>
              <w:right w:val="single" w:sz="5" w:space="0" w:color="000000"/>
            </w:tcBorders>
          </w:tcPr>
          <w:p w14:paraId="6F88D4B4" w14:textId="77777777" w:rsidR="00D307AF" w:rsidRDefault="00702DF7">
            <w:pPr>
              <w:spacing w:before="60" w:after="60" w:line="240" w:lineRule="auto"/>
              <w:ind w:left="57" w:right="57"/>
              <w:jc w:val="center"/>
              <w:rPr>
                <w:rFonts w:ascii="Times New Roman" w:eastAsia="Bookman Old Style" w:hAnsi="Times New Roman"/>
                <w:b/>
                <w:sz w:val="24"/>
                <w:szCs w:val="24"/>
              </w:rPr>
            </w:pPr>
            <w:proofErr w:type="spellStart"/>
            <w:r w:rsidRPr="00702DF7">
              <w:rPr>
                <w:rFonts w:ascii="Times New Roman" w:eastAsia="Bookman Old Style" w:hAnsi="Times New Roman"/>
                <w:b/>
                <w:sz w:val="24"/>
                <w:szCs w:val="24"/>
              </w:rPr>
              <w:lastRenderedPageBreak/>
              <w:t>Elemen</w:t>
            </w:r>
            <w:proofErr w:type="spellEnd"/>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Membaca</w:t>
            </w:r>
            <w:proofErr w:type="spellEnd"/>
            <w:r w:rsidRPr="00702DF7">
              <w:rPr>
                <w:rFonts w:ascii="Times New Roman" w:eastAsia="Bookman Old Style" w:hAnsi="Times New Roman"/>
                <w:b/>
                <w:sz w:val="24"/>
                <w:szCs w:val="24"/>
              </w:rPr>
              <w:t xml:space="preserve"> </w:t>
            </w:r>
            <w:r w:rsidRPr="00702DF7">
              <w:rPr>
                <w:rFonts w:ascii="Times New Roman" w:eastAsia="Bookman Old Style" w:hAnsi="Times New Roman" w:hint="eastAsia"/>
                <w:b/>
                <w:sz w:val="24"/>
                <w:szCs w:val="24"/>
              </w:rPr>
              <w:t>–</w:t>
            </w:r>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Memirsa</w:t>
            </w:r>
            <w:proofErr w:type="spellEnd"/>
          </w:p>
        </w:tc>
      </w:tr>
      <w:tr w:rsidR="004D45CD" w:rsidRPr="00DD74A3" w14:paraId="03BA259A" w14:textId="77777777" w:rsidTr="00F118C4">
        <w:tc>
          <w:tcPr>
            <w:tcW w:w="14513" w:type="dxa"/>
            <w:tcBorders>
              <w:top w:val="single" w:sz="5" w:space="0" w:color="000000"/>
              <w:left w:val="single" w:sz="5" w:space="0" w:color="000000"/>
              <w:bottom w:val="single" w:sz="5" w:space="0" w:color="000000"/>
              <w:right w:val="single" w:sz="5" w:space="0" w:color="000000"/>
            </w:tcBorders>
          </w:tcPr>
          <w:p w14:paraId="280ABF24" w14:textId="77777777" w:rsidR="00D307AF" w:rsidRDefault="00702DF7">
            <w:pPr>
              <w:spacing w:before="60" w:after="60" w:line="240" w:lineRule="auto"/>
              <w:ind w:left="93" w:right="142"/>
              <w:jc w:val="both"/>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merespon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seperti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narasi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deskripsi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eksposisi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prosedur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argumentasi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diskusi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secara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mandiri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mempelajari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sesuatu</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kesenangan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mencari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membuat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sintesa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mengevaluasi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detil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spesifik</w:t>
            </w:r>
            <w:proofErr w:type="spellEnd"/>
            <w:r w:rsidRPr="00702DF7">
              <w:rPr>
                <w:rFonts w:ascii="Times New Roman" w:eastAsia="Bookman Old Style" w:hAnsi="Times New Roman"/>
                <w:sz w:val="24"/>
                <w:szCs w:val="24"/>
              </w:rPr>
              <w:t xml:space="preserve"> dan inti </w:t>
            </w:r>
            <w:proofErr w:type="spellStart"/>
            <w:r w:rsidRPr="00702DF7">
              <w:rPr>
                <w:rFonts w:ascii="Times New Roman" w:eastAsia="Bookman Old Style" w:hAnsi="Times New Roman"/>
                <w:sz w:val="24"/>
                <w:szCs w:val="24"/>
              </w:rPr>
              <w:t>dari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Teks </w:t>
            </w:r>
            <w:proofErr w:type="spellStart"/>
            <w:r w:rsidRPr="00702DF7">
              <w:rPr>
                <w:rFonts w:ascii="Times New Roman" w:eastAsia="Bookman Old Style" w:hAnsi="Times New Roman"/>
                <w:sz w:val="24"/>
                <w:szCs w:val="24"/>
              </w:rPr>
              <w:t>ini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dapat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berbentuk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cetak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digital, </w:t>
            </w:r>
            <w:proofErr w:type="spellStart"/>
            <w:r w:rsidRPr="00702DF7">
              <w:rPr>
                <w:rFonts w:ascii="Times New Roman" w:eastAsia="Bookman Old Style" w:hAnsi="Times New Roman"/>
                <w:sz w:val="24"/>
                <w:szCs w:val="24"/>
              </w:rPr>
              <w:t>termasuk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diantaranya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visual, multimodal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interaktif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menunjukkan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pemahaman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pokok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isu-isu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pengembangan</w:t>
            </w:r>
            <w:proofErr w:type="spellEnd"/>
            <w:r w:rsidRPr="00702DF7">
              <w:rPr>
                <w:rFonts w:ascii="Times New Roman" w:eastAsia="Bookman Old Style" w:hAnsi="Times New Roman"/>
                <w:sz w:val="24"/>
                <w:szCs w:val="24"/>
              </w:rPr>
              <w:t xml:space="preserve"> plot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macam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mengidentifikasi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penulis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melakukan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inferensi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memahami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tersirat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w:t>
            </w:r>
          </w:p>
          <w:p w14:paraId="3F538FA3" w14:textId="77777777" w:rsidR="00D307AF" w:rsidRDefault="00702DF7">
            <w:pPr>
              <w:spacing w:before="60" w:after="60" w:line="240" w:lineRule="auto"/>
              <w:ind w:left="93" w:right="63"/>
              <w:jc w:val="both"/>
              <w:rPr>
                <w:rFonts w:ascii="Times New Roman" w:eastAsia="Bookman Old Style" w:hAnsi="Times New Roman"/>
                <w:sz w:val="24"/>
                <w:szCs w:val="24"/>
              </w:rPr>
            </w:pPr>
            <w:r w:rsidRPr="00702DF7">
              <w:rPr>
                <w:rFonts w:ascii="Times New Roman" w:eastAsia="Bookman Old Style" w:hAnsi="Times New Roman"/>
                <w:i/>
                <w:sz w:val="24"/>
                <w:szCs w:val="24"/>
              </w:rPr>
              <w:t xml:space="preserve">By the end of Phase F, students independently read and respond to a wide range of texts such as narratives, </w:t>
            </w:r>
            <w:proofErr w:type="spellStart"/>
            <w:r w:rsidRPr="00702DF7">
              <w:rPr>
                <w:rFonts w:ascii="Times New Roman" w:eastAsia="Bookman Old Style" w:hAnsi="Times New Roman"/>
                <w:i/>
                <w:sz w:val="24"/>
                <w:szCs w:val="24"/>
              </w:rPr>
              <w:t>descriptives</w:t>
            </w:r>
            <w:proofErr w:type="spellEnd"/>
            <w:r w:rsidRPr="00702DF7">
              <w:rPr>
                <w:rFonts w:ascii="Times New Roman" w:eastAsia="Bookman Old Style" w:hAnsi="Times New Roman"/>
                <w:i/>
                <w:sz w:val="24"/>
                <w:szCs w:val="24"/>
              </w:rPr>
              <w:t xml:space="preserve">, expositions, procedures, </w:t>
            </w:r>
            <w:proofErr w:type="spellStart"/>
            <w:r w:rsidRPr="00702DF7">
              <w:rPr>
                <w:rFonts w:ascii="Times New Roman" w:eastAsia="Bookman Old Style" w:hAnsi="Times New Roman"/>
                <w:i/>
                <w:sz w:val="24"/>
                <w:szCs w:val="24"/>
              </w:rPr>
              <w:t>argumentatives</w:t>
            </w:r>
            <w:proofErr w:type="spellEnd"/>
            <w:r w:rsidRPr="00702DF7">
              <w:rPr>
                <w:rFonts w:ascii="Times New Roman" w:eastAsia="Bookman Old Style" w:hAnsi="Times New Roman"/>
                <w:i/>
                <w:sz w:val="24"/>
                <w:szCs w:val="24"/>
              </w:rPr>
              <w:t xml:space="preserve"> and discussions. They read to learn and read for pleasure. They locate, synthesize and evaluate specific details and gist from a range of text genres. These texts may be in the form of print or digital texts, including visual, multimodal or interactive texts. They demonstrate an understanding of the main ideas, issues or plot development in a range of texts. They identify the author</w:t>
            </w:r>
            <w:r w:rsidRPr="00702DF7">
              <w:rPr>
                <w:rFonts w:ascii="Times New Roman" w:eastAsia="Bookman Old Style" w:hAnsi="Times New Roman" w:hint="eastAsia"/>
                <w:i/>
                <w:sz w:val="24"/>
                <w:szCs w:val="24"/>
              </w:rPr>
              <w:t>’</w:t>
            </w:r>
            <w:r w:rsidRPr="00702DF7">
              <w:rPr>
                <w:rFonts w:ascii="Times New Roman" w:eastAsia="Bookman Old Style" w:hAnsi="Times New Roman"/>
                <w:i/>
                <w:sz w:val="24"/>
                <w:szCs w:val="24"/>
              </w:rPr>
              <w:t>s purpose and make inference to comprehend implicit information in the text.</w:t>
            </w:r>
          </w:p>
        </w:tc>
      </w:tr>
      <w:tr w:rsidR="004D45CD" w:rsidRPr="00DD74A3" w14:paraId="3D438BB7" w14:textId="77777777" w:rsidTr="00F118C4">
        <w:tc>
          <w:tcPr>
            <w:tcW w:w="14513" w:type="dxa"/>
            <w:tcBorders>
              <w:top w:val="single" w:sz="5" w:space="0" w:color="000000"/>
              <w:left w:val="single" w:sz="5" w:space="0" w:color="000000"/>
              <w:bottom w:val="single" w:sz="5" w:space="0" w:color="000000"/>
              <w:right w:val="single" w:sz="5" w:space="0" w:color="000000"/>
            </w:tcBorders>
          </w:tcPr>
          <w:p w14:paraId="17414011" w14:textId="77777777" w:rsidR="00D307AF" w:rsidRDefault="00702DF7">
            <w:pPr>
              <w:spacing w:before="60" w:after="60" w:line="240" w:lineRule="auto"/>
              <w:ind w:left="57" w:right="57"/>
              <w:jc w:val="center"/>
              <w:rPr>
                <w:rFonts w:ascii="Times New Roman" w:eastAsia="Bookman Old Style" w:hAnsi="Times New Roman"/>
                <w:b/>
                <w:sz w:val="24"/>
                <w:szCs w:val="24"/>
              </w:rPr>
            </w:pPr>
            <w:proofErr w:type="spellStart"/>
            <w:r w:rsidRPr="00702DF7">
              <w:rPr>
                <w:rFonts w:ascii="Times New Roman" w:eastAsia="Bookman Old Style" w:hAnsi="Times New Roman"/>
                <w:b/>
                <w:sz w:val="24"/>
                <w:szCs w:val="24"/>
              </w:rPr>
              <w:t>Elemen</w:t>
            </w:r>
            <w:proofErr w:type="spellEnd"/>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Menulis</w:t>
            </w:r>
            <w:proofErr w:type="spellEnd"/>
            <w:r w:rsidRPr="00702DF7">
              <w:rPr>
                <w:rFonts w:ascii="Times New Roman" w:eastAsia="Bookman Old Style" w:hAnsi="Times New Roman"/>
                <w:b/>
                <w:sz w:val="24"/>
                <w:szCs w:val="24"/>
              </w:rPr>
              <w:t xml:space="preserve"> </w:t>
            </w:r>
            <w:r w:rsidRPr="00702DF7">
              <w:rPr>
                <w:rFonts w:ascii="Times New Roman" w:eastAsia="Bookman Old Style" w:hAnsi="Times New Roman" w:hint="eastAsia"/>
                <w:b/>
                <w:sz w:val="24"/>
                <w:szCs w:val="24"/>
              </w:rPr>
              <w:t>–</w:t>
            </w:r>
            <w:r w:rsidRPr="00702DF7">
              <w:rPr>
                <w:rFonts w:ascii="Times New Roman" w:eastAsia="Bookman Old Style" w:hAnsi="Times New Roman"/>
                <w:b/>
                <w:sz w:val="24"/>
                <w:szCs w:val="24"/>
              </w:rPr>
              <w:t xml:space="preserve"> </w:t>
            </w:r>
            <w:proofErr w:type="spellStart"/>
            <w:r w:rsidRPr="00702DF7">
              <w:rPr>
                <w:rFonts w:ascii="Times New Roman" w:eastAsia="Bookman Old Style" w:hAnsi="Times New Roman"/>
                <w:b/>
                <w:sz w:val="24"/>
                <w:szCs w:val="24"/>
              </w:rPr>
              <w:t>Mempresentasikan</w:t>
            </w:r>
            <w:proofErr w:type="spellEnd"/>
          </w:p>
        </w:tc>
      </w:tr>
      <w:tr w:rsidR="004D45CD" w:rsidRPr="00DD74A3" w14:paraId="61DCA281" w14:textId="77777777" w:rsidTr="00F118C4">
        <w:tc>
          <w:tcPr>
            <w:tcW w:w="14513" w:type="dxa"/>
            <w:tcBorders>
              <w:top w:val="single" w:sz="5" w:space="0" w:color="000000"/>
              <w:left w:val="single" w:sz="5" w:space="0" w:color="000000"/>
              <w:bottom w:val="single" w:sz="5" w:space="0" w:color="000000"/>
              <w:right w:val="single" w:sz="5" w:space="0" w:color="000000"/>
            </w:tcBorders>
          </w:tcPr>
          <w:p w14:paraId="6353C684" w14:textId="77777777" w:rsidR="00D307AF" w:rsidRDefault="00702DF7">
            <w:pPr>
              <w:spacing w:before="60" w:after="60" w:line="240" w:lineRule="auto"/>
              <w:ind w:left="93" w:right="63"/>
              <w:rPr>
                <w:rFonts w:ascii="Times New Roman" w:eastAsia="Bookman Old Style" w:hAnsi="Times New Roman"/>
                <w:sz w:val="24"/>
                <w:szCs w:val="24"/>
              </w:rPr>
            </w:pPr>
            <w:r w:rsidRPr="00702DF7">
              <w:rPr>
                <w:rFonts w:ascii="Times New Roman" w:eastAsia="Bookman Old Style" w:hAnsi="Times New Roman"/>
                <w:sz w:val="24"/>
                <w:szCs w:val="24"/>
              </w:rPr>
              <w:t xml:space="preserve">Pada </w:t>
            </w:r>
            <w:proofErr w:type="spellStart"/>
            <w:r w:rsidRPr="00702DF7">
              <w:rPr>
                <w:rFonts w:ascii="Times New Roman" w:eastAsia="Bookman Old Style" w:hAnsi="Times New Roman"/>
                <w:sz w:val="24"/>
                <w:szCs w:val="24"/>
              </w:rPr>
              <w:t>akhir</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fase</w:t>
            </w:r>
            <w:proofErr w:type="spellEnd"/>
            <w:r w:rsidRPr="00702DF7">
              <w:rPr>
                <w:rFonts w:ascii="Times New Roman" w:eastAsia="Bookman Old Style" w:hAnsi="Times New Roman"/>
                <w:sz w:val="24"/>
                <w:szCs w:val="24"/>
              </w:rPr>
              <w:t xml:space="preserve"> F,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fiksi</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faktual</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secara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mandiri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menunjukkan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kesadaran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peserta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didik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terhadap</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dan target </w:t>
            </w:r>
            <w:proofErr w:type="spellStart"/>
            <w:r w:rsidRPr="00702DF7">
              <w:rPr>
                <w:rFonts w:ascii="Times New Roman" w:eastAsia="Bookman Old Style" w:hAnsi="Times New Roman"/>
                <w:sz w:val="24"/>
                <w:szCs w:val="24"/>
              </w:rPr>
              <w:t>pembaca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membuat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perencanaan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mengulas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menulis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ulang</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jenis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tipe</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teks</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menunjukkan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strategi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koreksi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diri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termasuk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tanda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baca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huruf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besar</w:t>
            </w:r>
            <w:proofErr w:type="spellEnd"/>
            <w:r w:rsidRPr="00702DF7">
              <w:rPr>
                <w:rFonts w:ascii="Times New Roman" w:eastAsia="Bookman Old Style" w:hAnsi="Times New Roman"/>
                <w:sz w:val="24"/>
                <w:szCs w:val="24"/>
              </w:rPr>
              <w:t xml:space="preserve"> dan tata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menyampaikan</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kompleks</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kosa</w:t>
            </w:r>
            <w:proofErr w:type="spellEnd"/>
            <w:r w:rsidRPr="00702DF7">
              <w:rPr>
                <w:rFonts w:ascii="Times New Roman" w:eastAsia="Bookman Old Style" w:hAnsi="Times New Roman"/>
                <w:sz w:val="24"/>
                <w:szCs w:val="24"/>
              </w:rPr>
              <w:t xml:space="preserve"> kata dan tata </w:t>
            </w:r>
            <w:proofErr w:type="spellStart"/>
            <w:r w:rsidRPr="00702DF7">
              <w:rPr>
                <w:rFonts w:ascii="Times New Roman" w:eastAsia="Bookman Old Style" w:hAnsi="Times New Roman"/>
                <w:sz w:val="24"/>
                <w:szCs w:val="24"/>
              </w:rPr>
              <w:t>bahasa</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beragam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tulisannya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menuliskan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kalimat</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utama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paragraf-paragraf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penunjuk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waktu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urutan</w:t>
            </w:r>
            <w:proofErr w:type="spellEnd"/>
            <w:r w:rsidRPr="00702DF7">
              <w:rPr>
                <w:rFonts w:ascii="Times New Roman" w:eastAsia="Bookman Old Style" w:hAnsi="Times New Roman"/>
                <w:sz w:val="24"/>
                <w:szCs w:val="24"/>
              </w:rPr>
              <w:t xml:space="preserve">, juga </w:t>
            </w:r>
            <w:proofErr w:type="spellStart"/>
            <w:r w:rsidRPr="00702DF7">
              <w:rPr>
                <w:rFonts w:ascii="Times New Roman" w:eastAsia="Bookman Old Style" w:hAnsi="Times New Roman"/>
                <w:sz w:val="24"/>
                <w:szCs w:val="24"/>
              </w:rPr>
              <w:t>konjungsi</w:t>
            </w:r>
            <w:proofErr w:type="spellEnd"/>
            <w:r w:rsidRPr="00702DF7">
              <w:rPr>
                <w:rFonts w:ascii="Times New Roman" w:eastAsia="Bookman Old Style" w:hAnsi="Times New Roman"/>
                <w:sz w:val="24"/>
                <w:szCs w:val="24"/>
              </w:rPr>
              <w:t xml:space="preserve">, kata </w:t>
            </w:r>
            <w:proofErr w:type="spellStart"/>
            <w:r w:rsidRPr="00702DF7">
              <w:rPr>
                <w:rFonts w:ascii="Times New Roman" w:eastAsia="Bookman Old Style" w:hAnsi="Times New Roman"/>
                <w:sz w:val="24"/>
                <w:szCs w:val="24"/>
              </w:rPr>
              <w:t>penghubung</w:t>
            </w:r>
            <w:proofErr w:type="spellEnd"/>
            <w:r w:rsidRPr="00702DF7">
              <w:rPr>
                <w:rFonts w:ascii="Times New Roman" w:eastAsia="Bookman Old Style" w:hAnsi="Times New Roman"/>
                <w:sz w:val="24"/>
                <w:szCs w:val="24"/>
              </w:rPr>
              <w:t xml:space="preserve"> dan kata </w:t>
            </w:r>
            <w:proofErr w:type="spellStart"/>
            <w:r w:rsidRPr="00702DF7">
              <w:rPr>
                <w:rFonts w:ascii="Times New Roman" w:eastAsia="Bookman Old Style" w:hAnsi="Times New Roman"/>
                <w:sz w:val="24"/>
                <w:szCs w:val="24"/>
              </w:rPr>
              <w:t>ganti</w:t>
            </w:r>
            <w:proofErr w:type="spellEnd"/>
            <w:r w:rsidRPr="00702DF7">
              <w:rPr>
                <w:rFonts w:ascii="Times New Roman" w:eastAsia="Bookman Old Style" w:hAnsi="Times New Roman"/>
                <w:sz w:val="24"/>
                <w:szCs w:val="24"/>
              </w:rPr>
              <w:t xml:space="preserve"> orang </w:t>
            </w:r>
            <w:proofErr w:type="spellStart"/>
            <w:r w:rsidRPr="00702DF7">
              <w:rPr>
                <w:rFonts w:ascii="Times New Roman" w:eastAsia="Bookman Old Style" w:hAnsi="Times New Roman"/>
                <w:sz w:val="24"/>
                <w:szCs w:val="24"/>
              </w:rPr>
              <w:t>ketiga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menghubungkan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atau</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membedakan</w:t>
            </w:r>
            <w:proofErr w:type="spellEnd"/>
            <w:r w:rsidRPr="00702DF7">
              <w:rPr>
                <w:rFonts w:ascii="Times New Roman" w:eastAsia="Bookman Old Style" w:hAnsi="Times New Roman"/>
                <w:sz w:val="24"/>
                <w:szCs w:val="24"/>
              </w:rPr>
              <w:t xml:space="preserve"> ide </w:t>
            </w:r>
            <w:proofErr w:type="spellStart"/>
            <w:r w:rsidRPr="00702DF7">
              <w:rPr>
                <w:rFonts w:ascii="Times New Roman" w:eastAsia="Bookman Old Style" w:hAnsi="Times New Roman"/>
                <w:sz w:val="24"/>
                <w:szCs w:val="24"/>
              </w:rPr>
              <w:t>antar</w:t>
            </w:r>
            <w:proofErr w:type="spellEnd"/>
            <w:r w:rsidRPr="00702DF7">
              <w:rPr>
                <w:rFonts w:ascii="Times New Roman" w:eastAsia="Bookman Old Style" w:hAnsi="Times New Roman"/>
                <w:sz w:val="24"/>
                <w:szCs w:val="24"/>
              </w:rPr>
              <w:t xml:space="preserve"> dan di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paragraf</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Mereka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menyajikan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informasi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menggunakan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berbagai</w:t>
            </w:r>
            <w:proofErr w:type="spellEnd"/>
            <w:r w:rsidRPr="00702DF7">
              <w:rPr>
                <w:rFonts w:ascii="Times New Roman" w:eastAsia="Bookman Old Style" w:hAnsi="Times New Roman"/>
                <w:sz w:val="24"/>
                <w:szCs w:val="24"/>
              </w:rPr>
              <w:t xml:space="preserve"> mode </w:t>
            </w:r>
            <w:proofErr w:type="spellStart"/>
            <w:r w:rsidRPr="00702DF7">
              <w:rPr>
                <w:rFonts w:ascii="Times New Roman" w:eastAsia="Bookman Old Style" w:hAnsi="Times New Roman"/>
                <w:sz w:val="24"/>
                <w:szCs w:val="24"/>
              </w:rPr>
              <w:t>presentasi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menyesuaikan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dengan</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pemirsa</w:t>
            </w:r>
            <w:proofErr w:type="spellEnd"/>
            <w:r w:rsidRPr="00702DF7">
              <w:rPr>
                <w:rFonts w:ascii="Times New Roman" w:eastAsia="Bookman Old Style" w:hAnsi="Times New Roman"/>
                <w:sz w:val="24"/>
                <w:szCs w:val="24"/>
              </w:rPr>
              <w:t xml:space="preserve"> dan </w:t>
            </w:r>
            <w:proofErr w:type="spellStart"/>
            <w:r w:rsidRPr="00702DF7">
              <w:rPr>
                <w:rFonts w:ascii="Times New Roman" w:eastAsia="Bookman Old Style" w:hAnsi="Times New Roman"/>
                <w:sz w:val="24"/>
                <w:szCs w:val="24"/>
              </w:rPr>
              <w:t>untuk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mencapai</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tujuan</w:t>
            </w:r>
            <w:proofErr w:type="spellEnd"/>
            <w:r w:rsidRPr="00702DF7">
              <w:rPr>
                <w:rFonts w:ascii="Times New Roman" w:eastAsia="Bookman Old Style" w:hAnsi="Times New Roman"/>
                <w:sz w:val="24"/>
                <w:szCs w:val="24"/>
              </w:rPr>
              <w:t xml:space="preserve"> yang </w:t>
            </w:r>
            <w:proofErr w:type="spellStart"/>
            <w:r w:rsidRPr="00702DF7">
              <w:rPr>
                <w:rFonts w:ascii="Times New Roman" w:eastAsia="Bookman Old Style" w:hAnsi="Times New Roman"/>
                <w:sz w:val="24"/>
                <w:szCs w:val="24"/>
              </w:rPr>
              <w:t>berbeda-beda</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dalam</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bentuk</w:t>
            </w:r>
            <w:proofErr w:type="spellEnd"/>
            <w:r w:rsidRPr="00702DF7">
              <w:rPr>
                <w:rFonts w:ascii="Times New Roman" w:eastAsia="Bookman Old Style" w:hAnsi="Times New Roman"/>
                <w:sz w:val="24"/>
                <w:szCs w:val="24"/>
              </w:rPr>
              <w:t xml:space="preserve"> </w:t>
            </w:r>
            <w:proofErr w:type="spellStart"/>
            <w:r w:rsidRPr="00702DF7">
              <w:rPr>
                <w:rFonts w:ascii="Times New Roman" w:eastAsia="Bookman Old Style" w:hAnsi="Times New Roman"/>
                <w:sz w:val="24"/>
                <w:szCs w:val="24"/>
              </w:rPr>
              <w:t>cetak</w:t>
            </w:r>
            <w:proofErr w:type="spellEnd"/>
            <w:r w:rsidRPr="00702DF7">
              <w:rPr>
                <w:rFonts w:ascii="Times New Roman" w:eastAsia="Bookman Old Style" w:hAnsi="Times New Roman"/>
                <w:sz w:val="24"/>
                <w:szCs w:val="24"/>
              </w:rPr>
              <w:t xml:space="preserve"> dan digital.</w:t>
            </w:r>
          </w:p>
          <w:p w14:paraId="1FF3AA65" w14:textId="77777777" w:rsidR="00D307AF" w:rsidRDefault="00702DF7">
            <w:pPr>
              <w:spacing w:before="60" w:after="60" w:line="240" w:lineRule="auto"/>
              <w:ind w:left="93" w:right="98"/>
              <w:rPr>
                <w:rFonts w:ascii="Times New Roman" w:eastAsia="Bookman Old Style" w:hAnsi="Times New Roman"/>
                <w:sz w:val="24"/>
                <w:szCs w:val="24"/>
              </w:rPr>
            </w:pPr>
            <w:r w:rsidRPr="00702DF7">
              <w:rPr>
                <w:rFonts w:ascii="Times New Roman" w:eastAsia="Bookman Old Style" w:hAnsi="Times New Roman"/>
                <w:i/>
                <w:sz w:val="24"/>
                <w:szCs w:val="24"/>
              </w:rPr>
              <w:t xml:space="preserve">By the end of Phase F, students independently write an extensive range of fictional and factual text types, showing an awareness of purpose and audience. They plan, write, review and redraft a range of text types with some evidence of self-correction strategies, including punctuation, </w:t>
            </w:r>
            <w:r w:rsidRPr="00702DF7">
              <w:rPr>
                <w:rFonts w:ascii="Times New Roman" w:eastAsia="Bookman Old Style" w:hAnsi="Times New Roman"/>
                <w:i/>
                <w:sz w:val="24"/>
                <w:szCs w:val="24"/>
              </w:rPr>
              <w:lastRenderedPageBreak/>
              <w:t>capitalization and tenses. They express complex ideas and use a wide range of vocabulary and verb tenses in their writing. They include topic sentences in their paragraphs and use time markers for sequencing, also conjunctions, connectives and pronoun references for linking or contrasting ideas between and within paragraphs. They present information using different modes of presentation to suit different audiences and to achieve different purposes, in print and digital forms.</w:t>
            </w:r>
          </w:p>
        </w:tc>
      </w:tr>
    </w:tbl>
    <w:p w14:paraId="68532972" w14:textId="77777777" w:rsidR="00D307AF" w:rsidRDefault="00D307AF">
      <w:pPr>
        <w:spacing w:before="60" w:after="60" w:line="240" w:lineRule="auto"/>
        <w:rPr>
          <w:rFonts w:ascii="Times New Roman" w:hAnsi="Times New Roman"/>
          <w:b/>
          <w:sz w:val="24"/>
          <w:szCs w:val="24"/>
        </w:rPr>
      </w:pPr>
    </w:p>
    <w:tbl>
      <w:tblPr>
        <w:tblStyle w:val="TableGrid"/>
        <w:tblW w:w="14524" w:type="dxa"/>
        <w:tblLook w:val="04A0" w:firstRow="1" w:lastRow="0" w:firstColumn="1" w:lastColumn="0" w:noHBand="0" w:noVBand="1"/>
        <w:tblPrChange w:id="801" w:author="Author">
          <w:tblPr>
            <w:tblStyle w:val="TableGrid"/>
            <w:tblW w:w="14524" w:type="dxa"/>
            <w:tblInd w:w="113" w:type="dxa"/>
            <w:tblLook w:val="04A0" w:firstRow="1" w:lastRow="0" w:firstColumn="1" w:lastColumn="0" w:noHBand="0" w:noVBand="1"/>
          </w:tblPr>
        </w:tblPrChange>
      </w:tblPr>
      <w:tblGrid>
        <w:gridCol w:w="413"/>
        <w:gridCol w:w="3810"/>
        <w:gridCol w:w="821"/>
        <w:gridCol w:w="261"/>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261"/>
        <w:gridCol w:w="261"/>
        <w:gridCol w:w="261"/>
        <w:gridCol w:w="261"/>
        <w:gridCol w:w="261"/>
        <w:gridCol w:w="261"/>
        <w:gridCol w:w="261"/>
        <w:tblGridChange w:id="802">
          <w:tblGrid>
            <w:gridCol w:w="413"/>
            <w:gridCol w:w="3810"/>
            <w:gridCol w:w="821"/>
            <w:gridCol w:w="261"/>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261"/>
            <w:gridCol w:w="261"/>
            <w:gridCol w:w="261"/>
            <w:gridCol w:w="261"/>
            <w:gridCol w:w="261"/>
            <w:gridCol w:w="261"/>
            <w:gridCol w:w="261"/>
          </w:tblGrid>
        </w:tblGridChange>
      </w:tblGrid>
      <w:tr w:rsidR="002251F3" w:rsidRPr="00DD74A3" w14:paraId="397BA85A" w14:textId="77777777" w:rsidTr="002251F3">
        <w:trPr>
          <w:trHeight w:val="240"/>
          <w:trPrChange w:id="803" w:author="Author">
            <w:trPr>
              <w:trHeight w:val="240"/>
            </w:trPr>
          </w:trPrChange>
        </w:trPr>
        <w:tc>
          <w:tcPr>
            <w:tcW w:w="452" w:type="dxa"/>
            <w:vMerge w:val="restart"/>
            <w:tcPrChange w:id="804" w:author="Author">
              <w:tcPr>
                <w:tcW w:w="452" w:type="dxa"/>
                <w:vMerge w:val="restart"/>
                <w:shd w:val="clear" w:color="auto" w:fill="BFBFBF" w:themeFill="background1" w:themeFillShade="BF"/>
                <w:vAlign w:val="center"/>
              </w:tcPr>
            </w:tcPrChange>
          </w:tcPr>
          <w:p w14:paraId="5969DA8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No</w:t>
            </w:r>
          </w:p>
        </w:tc>
        <w:tc>
          <w:tcPr>
            <w:tcW w:w="4770" w:type="dxa"/>
            <w:vMerge w:val="restart"/>
            <w:tcPrChange w:id="805" w:author="Author">
              <w:tcPr>
                <w:tcW w:w="4770" w:type="dxa"/>
                <w:vMerge w:val="restart"/>
                <w:shd w:val="clear" w:color="auto" w:fill="F2F2F2" w:themeFill="background1" w:themeFillShade="F2"/>
                <w:vAlign w:val="center"/>
              </w:tcPr>
            </w:tcPrChange>
          </w:tcPr>
          <w:p w14:paraId="4CF2086C" w14:textId="77777777" w:rsidR="00D307AF" w:rsidRDefault="00702DF7">
            <w:pPr>
              <w:spacing w:before="60" w:after="60" w:line="240" w:lineRule="auto"/>
              <w:ind w:left="-85" w:right="-85"/>
              <w:jc w:val="center"/>
              <w:rPr>
                <w:rFonts w:ascii="Times New Roman" w:hAnsi="Times New Roman"/>
                <w:b/>
                <w:caps/>
                <w:sz w:val="24"/>
                <w:szCs w:val="24"/>
                <w:lang w:val="en-ID"/>
              </w:rPr>
            </w:pPr>
            <w:r w:rsidRPr="00702DF7">
              <w:rPr>
                <w:rFonts w:ascii="Times New Roman" w:hAnsi="Times New Roman"/>
                <w:b/>
                <w:caps/>
                <w:sz w:val="24"/>
                <w:szCs w:val="24"/>
                <w:lang w:val="id-ID"/>
              </w:rPr>
              <w:t>Tujuan Pembelajaran</w:t>
            </w:r>
          </w:p>
        </w:tc>
        <w:tc>
          <w:tcPr>
            <w:tcW w:w="820" w:type="dxa"/>
            <w:vMerge w:val="restart"/>
            <w:tcPrChange w:id="806" w:author="Author">
              <w:tcPr>
                <w:tcW w:w="820" w:type="dxa"/>
                <w:vMerge w:val="restart"/>
                <w:shd w:val="clear" w:color="auto" w:fill="F2DBDB" w:themeFill="accent2" w:themeFillTint="33"/>
                <w:vAlign w:val="center"/>
              </w:tcPr>
            </w:tcPrChange>
          </w:tcPr>
          <w:p w14:paraId="7C39EFB9"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id-ID"/>
              </w:rPr>
              <w:t>Alokasi Waktu</w:t>
            </w:r>
          </w:p>
        </w:tc>
        <w:tc>
          <w:tcPr>
            <w:tcW w:w="1410" w:type="dxa"/>
            <w:gridSpan w:val="5"/>
            <w:tcPrChange w:id="807" w:author="Author">
              <w:tcPr>
                <w:tcW w:w="1410" w:type="dxa"/>
                <w:gridSpan w:val="5"/>
                <w:shd w:val="clear" w:color="auto" w:fill="EAF1DD" w:themeFill="accent3" w:themeFillTint="33"/>
                <w:vAlign w:val="center"/>
              </w:tcPr>
            </w:tcPrChange>
          </w:tcPr>
          <w:p w14:paraId="55AE79E7"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lang w:val="id-ID"/>
              </w:rPr>
              <w:t>Januari</w:t>
            </w:r>
          </w:p>
        </w:tc>
        <w:tc>
          <w:tcPr>
            <w:tcW w:w="1412" w:type="dxa"/>
            <w:gridSpan w:val="5"/>
            <w:tcPrChange w:id="808" w:author="Author">
              <w:tcPr>
                <w:tcW w:w="1412" w:type="dxa"/>
                <w:gridSpan w:val="5"/>
                <w:shd w:val="clear" w:color="auto" w:fill="DAEEF3" w:themeFill="accent5" w:themeFillTint="33"/>
                <w:vAlign w:val="center"/>
              </w:tcPr>
            </w:tcPrChange>
          </w:tcPr>
          <w:p w14:paraId="218769C3"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lang w:val="id-ID"/>
              </w:rPr>
              <w:t>Februari</w:t>
            </w:r>
          </w:p>
        </w:tc>
        <w:tc>
          <w:tcPr>
            <w:tcW w:w="1415" w:type="dxa"/>
            <w:gridSpan w:val="5"/>
            <w:tcPrChange w:id="809" w:author="Author">
              <w:tcPr>
                <w:tcW w:w="1415" w:type="dxa"/>
                <w:gridSpan w:val="5"/>
                <w:shd w:val="clear" w:color="auto" w:fill="EAF1DD" w:themeFill="accent3" w:themeFillTint="33"/>
                <w:vAlign w:val="center"/>
              </w:tcPr>
            </w:tcPrChange>
          </w:tcPr>
          <w:p w14:paraId="62F12552"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lang w:val="id-ID"/>
              </w:rPr>
              <w:t>Maret</w:t>
            </w:r>
          </w:p>
        </w:tc>
        <w:tc>
          <w:tcPr>
            <w:tcW w:w="1415" w:type="dxa"/>
            <w:gridSpan w:val="5"/>
            <w:tcPrChange w:id="810" w:author="Author">
              <w:tcPr>
                <w:tcW w:w="1415" w:type="dxa"/>
                <w:gridSpan w:val="5"/>
                <w:shd w:val="clear" w:color="auto" w:fill="DAEEF3" w:themeFill="accent5" w:themeFillTint="33"/>
                <w:vAlign w:val="center"/>
              </w:tcPr>
            </w:tcPrChange>
          </w:tcPr>
          <w:p w14:paraId="58319F91"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lang w:val="id-ID"/>
              </w:rPr>
              <w:t>April</w:t>
            </w:r>
          </w:p>
        </w:tc>
        <w:tc>
          <w:tcPr>
            <w:tcW w:w="1415" w:type="dxa"/>
            <w:gridSpan w:val="5"/>
            <w:tcPrChange w:id="811" w:author="Author">
              <w:tcPr>
                <w:tcW w:w="1415" w:type="dxa"/>
                <w:gridSpan w:val="5"/>
                <w:shd w:val="clear" w:color="auto" w:fill="EAF1DD" w:themeFill="accent3" w:themeFillTint="33"/>
                <w:vAlign w:val="center"/>
              </w:tcPr>
            </w:tcPrChange>
          </w:tcPr>
          <w:p w14:paraId="02C36348"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lang w:val="id-ID"/>
              </w:rPr>
              <w:t>Mei</w:t>
            </w:r>
          </w:p>
        </w:tc>
        <w:tc>
          <w:tcPr>
            <w:tcW w:w="1415" w:type="dxa"/>
            <w:gridSpan w:val="5"/>
            <w:tcPrChange w:id="812" w:author="Author">
              <w:tcPr>
                <w:tcW w:w="1415" w:type="dxa"/>
                <w:gridSpan w:val="5"/>
                <w:shd w:val="clear" w:color="auto" w:fill="DAEEF3" w:themeFill="accent5" w:themeFillTint="33"/>
                <w:vAlign w:val="center"/>
              </w:tcPr>
            </w:tcPrChange>
          </w:tcPr>
          <w:p w14:paraId="1CC48053" w14:textId="77777777" w:rsidR="00D307AF" w:rsidRDefault="00702DF7">
            <w:pPr>
              <w:pStyle w:val="ListParagraph"/>
              <w:spacing w:before="60" w:after="60" w:line="240" w:lineRule="auto"/>
              <w:ind w:left="-85" w:right="-85"/>
              <w:contextualSpacing w:val="0"/>
              <w:jc w:val="center"/>
              <w:rPr>
                <w:rFonts w:ascii="Times New Roman" w:hAnsi="Times New Roman"/>
                <w:b/>
                <w:sz w:val="24"/>
                <w:szCs w:val="24"/>
              </w:rPr>
            </w:pPr>
            <w:r w:rsidRPr="00702DF7">
              <w:rPr>
                <w:rFonts w:ascii="Times New Roman" w:hAnsi="Times New Roman"/>
                <w:b/>
                <w:sz w:val="24"/>
                <w:szCs w:val="24"/>
                <w:lang w:val="id-ID"/>
              </w:rPr>
              <w:t>Juni</w:t>
            </w:r>
          </w:p>
        </w:tc>
      </w:tr>
      <w:tr w:rsidR="00F213FB" w:rsidRPr="00DD74A3" w14:paraId="7E65D241" w14:textId="77777777" w:rsidTr="002251F3">
        <w:trPr>
          <w:trHeight w:val="240"/>
          <w:trPrChange w:id="813" w:author="Author">
            <w:trPr>
              <w:trHeight w:val="240"/>
            </w:trPr>
          </w:trPrChange>
        </w:trPr>
        <w:tc>
          <w:tcPr>
            <w:tcW w:w="452" w:type="dxa"/>
            <w:vMerge/>
            <w:tcPrChange w:id="814" w:author="Author">
              <w:tcPr>
                <w:tcW w:w="452" w:type="dxa"/>
                <w:vMerge/>
                <w:shd w:val="clear" w:color="auto" w:fill="BFBFBF" w:themeFill="background1" w:themeFillShade="BF"/>
                <w:vAlign w:val="center"/>
              </w:tcPr>
            </w:tcPrChange>
          </w:tcPr>
          <w:p w14:paraId="57F65804" w14:textId="77777777" w:rsidR="00D307AF" w:rsidRDefault="00D307AF">
            <w:pPr>
              <w:spacing w:before="60" w:after="60" w:line="240" w:lineRule="auto"/>
              <w:ind w:left="-85" w:right="-85"/>
              <w:jc w:val="center"/>
              <w:rPr>
                <w:rFonts w:ascii="Times New Roman" w:hAnsi="Times New Roman"/>
                <w:b/>
                <w:sz w:val="24"/>
                <w:szCs w:val="24"/>
                <w:lang w:val="en-ID"/>
              </w:rPr>
            </w:pPr>
          </w:p>
        </w:tc>
        <w:tc>
          <w:tcPr>
            <w:tcW w:w="4770" w:type="dxa"/>
            <w:vMerge/>
            <w:tcPrChange w:id="815" w:author="Author">
              <w:tcPr>
                <w:tcW w:w="4770" w:type="dxa"/>
                <w:vMerge/>
                <w:shd w:val="clear" w:color="auto" w:fill="F2F2F2" w:themeFill="background1" w:themeFillShade="F2"/>
                <w:vAlign w:val="center"/>
              </w:tcPr>
            </w:tcPrChange>
          </w:tcPr>
          <w:p w14:paraId="209B6AB2" w14:textId="77777777" w:rsidR="00D307AF" w:rsidRDefault="00D307AF">
            <w:pPr>
              <w:spacing w:before="60" w:after="60" w:line="240" w:lineRule="auto"/>
              <w:ind w:left="-85" w:right="-85"/>
              <w:jc w:val="center"/>
              <w:rPr>
                <w:rFonts w:ascii="Times New Roman" w:hAnsi="Times New Roman"/>
                <w:b/>
                <w:sz w:val="24"/>
                <w:szCs w:val="24"/>
                <w:lang w:val="en-ID"/>
              </w:rPr>
            </w:pPr>
          </w:p>
        </w:tc>
        <w:tc>
          <w:tcPr>
            <w:tcW w:w="820" w:type="dxa"/>
            <w:vMerge/>
            <w:tcPrChange w:id="816" w:author="Author">
              <w:tcPr>
                <w:tcW w:w="820" w:type="dxa"/>
                <w:vMerge/>
                <w:shd w:val="clear" w:color="auto" w:fill="F2DBDB" w:themeFill="accent2" w:themeFillTint="33"/>
                <w:vAlign w:val="center"/>
              </w:tcPr>
            </w:tcPrChange>
          </w:tcPr>
          <w:p w14:paraId="0558EEF5" w14:textId="77777777" w:rsidR="00D307AF" w:rsidRDefault="00D307AF">
            <w:pPr>
              <w:spacing w:before="60" w:after="60" w:line="240" w:lineRule="auto"/>
              <w:ind w:left="-85" w:right="-85"/>
              <w:jc w:val="center"/>
              <w:rPr>
                <w:rFonts w:ascii="Times New Roman" w:hAnsi="Times New Roman"/>
                <w:b/>
                <w:sz w:val="24"/>
                <w:szCs w:val="24"/>
                <w:lang w:val="en-ID"/>
              </w:rPr>
            </w:pPr>
          </w:p>
        </w:tc>
        <w:tc>
          <w:tcPr>
            <w:tcW w:w="282" w:type="dxa"/>
            <w:tcPrChange w:id="817" w:author="Author">
              <w:tcPr>
                <w:tcW w:w="282" w:type="dxa"/>
                <w:shd w:val="clear" w:color="auto" w:fill="EAF1DD" w:themeFill="accent3" w:themeFillTint="33"/>
                <w:vAlign w:val="center"/>
              </w:tcPr>
            </w:tcPrChange>
          </w:tcPr>
          <w:p w14:paraId="3FD3DAA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2" w:type="dxa"/>
            <w:tcPrChange w:id="818" w:author="Author">
              <w:tcPr>
                <w:tcW w:w="282" w:type="dxa"/>
                <w:shd w:val="clear" w:color="auto" w:fill="EAF1DD" w:themeFill="accent3" w:themeFillTint="33"/>
                <w:vAlign w:val="center"/>
              </w:tcPr>
            </w:tcPrChange>
          </w:tcPr>
          <w:p w14:paraId="3D776A71"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2" w:type="dxa"/>
            <w:tcPrChange w:id="819" w:author="Author">
              <w:tcPr>
                <w:tcW w:w="282" w:type="dxa"/>
                <w:shd w:val="clear" w:color="auto" w:fill="EAF1DD" w:themeFill="accent3" w:themeFillTint="33"/>
                <w:vAlign w:val="center"/>
              </w:tcPr>
            </w:tcPrChange>
          </w:tcPr>
          <w:p w14:paraId="293B58FA"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2" w:type="dxa"/>
            <w:tcPrChange w:id="820" w:author="Author">
              <w:tcPr>
                <w:tcW w:w="282" w:type="dxa"/>
                <w:shd w:val="clear" w:color="auto" w:fill="EAF1DD" w:themeFill="accent3" w:themeFillTint="33"/>
                <w:vAlign w:val="center"/>
              </w:tcPr>
            </w:tcPrChange>
          </w:tcPr>
          <w:p w14:paraId="64D1462F"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2" w:type="dxa"/>
            <w:tcPrChange w:id="821" w:author="Author">
              <w:tcPr>
                <w:tcW w:w="282" w:type="dxa"/>
                <w:shd w:val="clear" w:color="auto" w:fill="EAF1DD" w:themeFill="accent3" w:themeFillTint="33"/>
                <w:vAlign w:val="center"/>
              </w:tcPr>
            </w:tcPrChange>
          </w:tcPr>
          <w:p w14:paraId="4B7E7155"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2" w:type="dxa"/>
            <w:tcPrChange w:id="822" w:author="Author">
              <w:tcPr>
                <w:tcW w:w="282" w:type="dxa"/>
                <w:shd w:val="clear" w:color="auto" w:fill="DAEEF3" w:themeFill="accent5" w:themeFillTint="33"/>
                <w:vAlign w:val="center"/>
              </w:tcPr>
            </w:tcPrChange>
          </w:tcPr>
          <w:p w14:paraId="4CCEB82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2" w:type="dxa"/>
            <w:tcPrChange w:id="823" w:author="Author">
              <w:tcPr>
                <w:tcW w:w="282" w:type="dxa"/>
                <w:shd w:val="clear" w:color="auto" w:fill="DAEEF3" w:themeFill="accent5" w:themeFillTint="33"/>
                <w:vAlign w:val="center"/>
              </w:tcPr>
            </w:tcPrChange>
          </w:tcPr>
          <w:p w14:paraId="317C5836"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2" w:type="dxa"/>
            <w:tcPrChange w:id="824" w:author="Author">
              <w:tcPr>
                <w:tcW w:w="282" w:type="dxa"/>
                <w:shd w:val="clear" w:color="auto" w:fill="DAEEF3" w:themeFill="accent5" w:themeFillTint="33"/>
                <w:vAlign w:val="center"/>
              </w:tcPr>
            </w:tcPrChange>
          </w:tcPr>
          <w:p w14:paraId="0A50DC7F"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825" w:author="Author">
              <w:tcPr>
                <w:tcW w:w="283" w:type="dxa"/>
                <w:shd w:val="clear" w:color="auto" w:fill="DAEEF3" w:themeFill="accent5" w:themeFillTint="33"/>
                <w:vAlign w:val="center"/>
              </w:tcPr>
            </w:tcPrChange>
          </w:tcPr>
          <w:p w14:paraId="5B27B58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826" w:author="Author">
              <w:tcPr>
                <w:tcW w:w="283" w:type="dxa"/>
                <w:shd w:val="clear" w:color="auto" w:fill="DAEEF3" w:themeFill="accent5" w:themeFillTint="33"/>
                <w:vAlign w:val="center"/>
              </w:tcPr>
            </w:tcPrChange>
          </w:tcPr>
          <w:p w14:paraId="1D6CABA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827" w:author="Author">
              <w:tcPr>
                <w:tcW w:w="283" w:type="dxa"/>
                <w:shd w:val="clear" w:color="auto" w:fill="EAF1DD" w:themeFill="accent3" w:themeFillTint="33"/>
                <w:vAlign w:val="center"/>
              </w:tcPr>
            </w:tcPrChange>
          </w:tcPr>
          <w:p w14:paraId="6D01FFCE"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828" w:author="Author">
              <w:tcPr>
                <w:tcW w:w="283" w:type="dxa"/>
                <w:shd w:val="clear" w:color="auto" w:fill="EAF1DD" w:themeFill="accent3" w:themeFillTint="33"/>
                <w:vAlign w:val="center"/>
              </w:tcPr>
            </w:tcPrChange>
          </w:tcPr>
          <w:p w14:paraId="00BF6F6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829" w:author="Author">
              <w:tcPr>
                <w:tcW w:w="283" w:type="dxa"/>
                <w:shd w:val="clear" w:color="auto" w:fill="EAF1DD" w:themeFill="accent3" w:themeFillTint="33"/>
                <w:vAlign w:val="center"/>
              </w:tcPr>
            </w:tcPrChange>
          </w:tcPr>
          <w:p w14:paraId="4B20CBA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830" w:author="Author">
              <w:tcPr>
                <w:tcW w:w="283" w:type="dxa"/>
                <w:shd w:val="clear" w:color="auto" w:fill="EAF1DD" w:themeFill="accent3" w:themeFillTint="33"/>
                <w:vAlign w:val="center"/>
              </w:tcPr>
            </w:tcPrChange>
          </w:tcPr>
          <w:p w14:paraId="4431C9B1"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831" w:author="Author">
              <w:tcPr>
                <w:tcW w:w="283" w:type="dxa"/>
                <w:shd w:val="clear" w:color="auto" w:fill="EAF1DD" w:themeFill="accent3" w:themeFillTint="33"/>
                <w:vAlign w:val="center"/>
              </w:tcPr>
            </w:tcPrChange>
          </w:tcPr>
          <w:p w14:paraId="4513728D"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832" w:author="Author">
              <w:tcPr>
                <w:tcW w:w="283" w:type="dxa"/>
                <w:shd w:val="clear" w:color="auto" w:fill="DAEEF3" w:themeFill="accent5" w:themeFillTint="33"/>
                <w:vAlign w:val="center"/>
              </w:tcPr>
            </w:tcPrChange>
          </w:tcPr>
          <w:p w14:paraId="161E709B"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833" w:author="Author">
              <w:tcPr>
                <w:tcW w:w="283" w:type="dxa"/>
                <w:shd w:val="clear" w:color="auto" w:fill="DAEEF3" w:themeFill="accent5" w:themeFillTint="33"/>
                <w:vAlign w:val="center"/>
              </w:tcPr>
            </w:tcPrChange>
          </w:tcPr>
          <w:p w14:paraId="28D29492"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834" w:author="Author">
              <w:tcPr>
                <w:tcW w:w="283" w:type="dxa"/>
                <w:shd w:val="clear" w:color="auto" w:fill="DAEEF3" w:themeFill="accent5" w:themeFillTint="33"/>
                <w:vAlign w:val="center"/>
              </w:tcPr>
            </w:tcPrChange>
          </w:tcPr>
          <w:p w14:paraId="319A699A"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835" w:author="Author">
              <w:tcPr>
                <w:tcW w:w="283" w:type="dxa"/>
                <w:shd w:val="clear" w:color="auto" w:fill="DAEEF3" w:themeFill="accent5" w:themeFillTint="33"/>
                <w:vAlign w:val="center"/>
              </w:tcPr>
            </w:tcPrChange>
          </w:tcPr>
          <w:p w14:paraId="0BD1F424"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836" w:author="Author">
              <w:tcPr>
                <w:tcW w:w="283" w:type="dxa"/>
                <w:shd w:val="clear" w:color="auto" w:fill="DAEEF3" w:themeFill="accent5" w:themeFillTint="33"/>
                <w:vAlign w:val="center"/>
              </w:tcPr>
            </w:tcPrChange>
          </w:tcPr>
          <w:p w14:paraId="108FCF97"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837" w:author="Author">
              <w:tcPr>
                <w:tcW w:w="283" w:type="dxa"/>
                <w:shd w:val="clear" w:color="auto" w:fill="EAF1DD" w:themeFill="accent3" w:themeFillTint="33"/>
                <w:vAlign w:val="center"/>
              </w:tcPr>
            </w:tcPrChange>
          </w:tcPr>
          <w:p w14:paraId="781B846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838" w:author="Author">
              <w:tcPr>
                <w:tcW w:w="283" w:type="dxa"/>
                <w:shd w:val="clear" w:color="auto" w:fill="EAF1DD" w:themeFill="accent3" w:themeFillTint="33"/>
                <w:vAlign w:val="center"/>
              </w:tcPr>
            </w:tcPrChange>
          </w:tcPr>
          <w:p w14:paraId="52B37E9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839" w:author="Author">
              <w:tcPr>
                <w:tcW w:w="283" w:type="dxa"/>
                <w:shd w:val="clear" w:color="auto" w:fill="EAF1DD" w:themeFill="accent3" w:themeFillTint="33"/>
                <w:vAlign w:val="center"/>
              </w:tcPr>
            </w:tcPrChange>
          </w:tcPr>
          <w:p w14:paraId="4B0C6DF3"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840" w:author="Author">
              <w:tcPr>
                <w:tcW w:w="283" w:type="dxa"/>
                <w:shd w:val="clear" w:color="auto" w:fill="EAF1DD" w:themeFill="accent3" w:themeFillTint="33"/>
                <w:vAlign w:val="center"/>
              </w:tcPr>
            </w:tcPrChange>
          </w:tcPr>
          <w:p w14:paraId="36E2F039"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841" w:author="Author">
              <w:tcPr>
                <w:tcW w:w="283" w:type="dxa"/>
                <w:shd w:val="clear" w:color="auto" w:fill="EAF1DD" w:themeFill="accent3" w:themeFillTint="33"/>
                <w:vAlign w:val="center"/>
              </w:tcPr>
            </w:tcPrChange>
          </w:tcPr>
          <w:p w14:paraId="3B26989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c>
          <w:tcPr>
            <w:tcW w:w="283" w:type="dxa"/>
            <w:tcPrChange w:id="842" w:author="Author">
              <w:tcPr>
                <w:tcW w:w="283" w:type="dxa"/>
                <w:shd w:val="clear" w:color="auto" w:fill="DAEEF3" w:themeFill="accent5" w:themeFillTint="33"/>
                <w:vAlign w:val="center"/>
              </w:tcPr>
            </w:tcPrChange>
          </w:tcPr>
          <w:p w14:paraId="52B8C98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283" w:type="dxa"/>
            <w:tcPrChange w:id="843" w:author="Author">
              <w:tcPr>
                <w:tcW w:w="283" w:type="dxa"/>
                <w:shd w:val="clear" w:color="auto" w:fill="DAEEF3" w:themeFill="accent5" w:themeFillTint="33"/>
                <w:vAlign w:val="center"/>
              </w:tcPr>
            </w:tcPrChange>
          </w:tcPr>
          <w:p w14:paraId="1618E0E5"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2</w:t>
            </w:r>
          </w:p>
        </w:tc>
        <w:tc>
          <w:tcPr>
            <w:tcW w:w="283" w:type="dxa"/>
            <w:tcPrChange w:id="844" w:author="Author">
              <w:tcPr>
                <w:tcW w:w="283" w:type="dxa"/>
                <w:shd w:val="clear" w:color="auto" w:fill="DAEEF3" w:themeFill="accent5" w:themeFillTint="33"/>
                <w:vAlign w:val="center"/>
              </w:tcPr>
            </w:tcPrChange>
          </w:tcPr>
          <w:p w14:paraId="53786D48"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3</w:t>
            </w:r>
          </w:p>
        </w:tc>
        <w:tc>
          <w:tcPr>
            <w:tcW w:w="283" w:type="dxa"/>
            <w:tcPrChange w:id="845" w:author="Author">
              <w:tcPr>
                <w:tcW w:w="283" w:type="dxa"/>
                <w:shd w:val="clear" w:color="auto" w:fill="DAEEF3" w:themeFill="accent5" w:themeFillTint="33"/>
                <w:vAlign w:val="center"/>
              </w:tcPr>
            </w:tcPrChange>
          </w:tcPr>
          <w:p w14:paraId="4E0556EC"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4</w:t>
            </w:r>
          </w:p>
        </w:tc>
        <w:tc>
          <w:tcPr>
            <w:tcW w:w="283" w:type="dxa"/>
            <w:tcPrChange w:id="846" w:author="Author">
              <w:tcPr>
                <w:tcW w:w="283" w:type="dxa"/>
                <w:shd w:val="clear" w:color="auto" w:fill="DAEEF3" w:themeFill="accent5" w:themeFillTint="33"/>
                <w:vAlign w:val="center"/>
              </w:tcPr>
            </w:tcPrChange>
          </w:tcPr>
          <w:p w14:paraId="3DE46790"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5</w:t>
            </w:r>
          </w:p>
        </w:tc>
      </w:tr>
      <w:tr w:rsidR="00C8651B" w:rsidRPr="00DD74A3" w14:paraId="6AE8C9B4" w14:textId="77777777" w:rsidTr="002251F3">
        <w:trPr>
          <w:trHeight w:val="240"/>
          <w:trPrChange w:id="847" w:author="Author">
            <w:trPr>
              <w:trHeight w:val="240"/>
            </w:trPr>
          </w:trPrChange>
        </w:trPr>
        <w:tc>
          <w:tcPr>
            <w:tcW w:w="14524" w:type="dxa"/>
            <w:gridSpan w:val="33"/>
            <w:tcPrChange w:id="848" w:author="Author">
              <w:tcPr>
                <w:tcW w:w="14524" w:type="dxa"/>
                <w:gridSpan w:val="33"/>
                <w:shd w:val="clear" w:color="auto" w:fill="FDE9D9" w:themeFill="accent6" w:themeFillTint="33"/>
              </w:tcPr>
            </w:tcPrChange>
          </w:tcPr>
          <w:p w14:paraId="23400ABD" w14:textId="77777777" w:rsidR="00D307AF" w:rsidRDefault="00702DF7">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6 :</w:t>
            </w:r>
            <w:proofErr w:type="gramEnd"/>
            <w:r>
              <w:rPr>
                <w:rFonts w:ascii="Times New Roman" w:hAnsi="Times New Roman"/>
                <w:b/>
                <w:sz w:val="24"/>
                <w:szCs w:val="24"/>
                <w:lang w:val="en-ID"/>
              </w:rPr>
              <w:t xml:space="preserve"> PERSONAL LETTER</w:t>
            </w:r>
          </w:p>
        </w:tc>
      </w:tr>
      <w:tr w:rsidR="00DD74A3" w:rsidRPr="00DD74A3" w14:paraId="26F8B686" w14:textId="77777777" w:rsidTr="002251F3">
        <w:trPr>
          <w:trHeight w:val="240"/>
          <w:trPrChange w:id="849" w:author="Author">
            <w:trPr>
              <w:trHeight w:val="240"/>
            </w:trPr>
          </w:trPrChange>
        </w:trPr>
        <w:tc>
          <w:tcPr>
            <w:tcW w:w="14524" w:type="dxa"/>
            <w:gridSpan w:val="33"/>
            <w:tcPrChange w:id="850" w:author="Author">
              <w:tcPr>
                <w:tcW w:w="14524" w:type="dxa"/>
                <w:gridSpan w:val="33"/>
                <w:shd w:val="clear" w:color="auto" w:fill="FDE9D9" w:themeFill="accent6" w:themeFillTint="33"/>
              </w:tcPr>
            </w:tcPrChange>
          </w:tcPr>
          <w:p w14:paraId="7F8EDE72" w14:textId="77777777" w:rsidR="00DD74A3" w:rsidRPr="00DD74A3" w:rsidRDefault="00BA2244" w:rsidP="00F118C4">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sidR="00702DF7">
              <w:rPr>
                <w:rFonts w:ascii="Times New Roman" w:hAnsi="Times New Roman"/>
                <w:b/>
                <w:bCs/>
                <w:caps/>
                <w:sz w:val="24"/>
                <w:szCs w:val="24"/>
              </w:rPr>
              <w:t>FUNGSI SOSIAL, STRUKTUR DAN UNSUR KEBAHASAAN SURAT PRIBADI</w:t>
            </w:r>
          </w:p>
        </w:tc>
      </w:tr>
      <w:tr w:rsidR="00F213FB" w:rsidRPr="00DD74A3" w14:paraId="3ABC03B2" w14:textId="77777777" w:rsidTr="002251F3">
        <w:trPr>
          <w:trHeight w:val="240"/>
          <w:trPrChange w:id="851" w:author="Author">
            <w:trPr>
              <w:trHeight w:val="240"/>
            </w:trPr>
          </w:trPrChange>
        </w:trPr>
        <w:tc>
          <w:tcPr>
            <w:tcW w:w="452" w:type="dxa"/>
            <w:tcPrChange w:id="852" w:author="Author">
              <w:tcPr>
                <w:tcW w:w="452" w:type="dxa"/>
                <w:shd w:val="clear" w:color="auto" w:fill="BFBFBF" w:themeFill="background1" w:themeFillShade="BF"/>
              </w:tcPr>
            </w:tcPrChange>
          </w:tcPr>
          <w:p w14:paraId="2E7EF6F1"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1</w:t>
            </w:r>
          </w:p>
        </w:tc>
        <w:tc>
          <w:tcPr>
            <w:tcW w:w="4770" w:type="dxa"/>
            <w:tcPrChange w:id="853" w:author="Author">
              <w:tcPr>
                <w:tcW w:w="4770" w:type="dxa"/>
                <w:shd w:val="clear" w:color="auto" w:fill="F2F2F2" w:themeFill="background1" w:themeFillShade="F2"/>
              </w:tcPr>
            </w:tcPrChange>
          </w:tcPr>
          <w:p w14:paraId="57D4413C"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hAnsi="Times New Roman"/>
                <w:sz w:val="24"/>
                <w:szCs w:val="24"/>
              </w:rPr>
              <w:t>11.6.1</w:t>
            </w:r>
            <w:r>
              <w:rPr>
                <w:rFonts w:ascii="Times New Roman" w:hAnsi="Times New Roman"/>
                <w:sz w:val="24"/>
                <w:szCs w:val="24"/>
              </w:rPr>
              <w:tab/>
            </w:r>
            <w:r w:rsidR="00702DF7" w:rsidRPr="00702DF7">
              <w:rPr>
                <w:rFonts w:ascii="Times New Roman" w:hAnsi="Times New Roman"/>
                <w:sz w:val="24"/>
                <w:szCs w:val="24"/>
              </w:rPr>
              <w:t xml:space="preserve">Setelah </w:t>
            </w:r>
            <w:proofErr w:type="spellStart"/>
            <w:r w:rsidR="00702DF7" w:rsidRPr="00702DF7">
              <w:rPr>
                <w:rFonts w:ascii="Times New Roman" w:hAnsi="Times New Roman"/>
                <w:sz w:val="24"/>
                <w:szCs w:val="24"/>
              </w:rPr>
              <w:t>mempelajari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materi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modul</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pembelajaran</w:t>
            </w:r>
            <w:proofErr w:type="spellEnd"/>
            <w:r w:rsidR="00702DF7" w:rsidRPr="00702DF7">
              <w:rPr>
                <w:rFonts w:ascii="Times New Roman" w:hAnsi="Times New Roman"/>
                <w:sz w:val="24"/>
                <w:szCs w:val="24"/>
              </w:rPr>
              <w:t xml:space="preserve"> 1, kalian </w:t>
            </w:r>
            <w:proofErr w:type="spellStart"/>
            <w:r w:rsidR="00702DF7" w:rsidRPr="00702DF7">
              <w:rPr>
                <w:rFonts w:ascii="Times New Roman" w:hAnsi="Times New Roman"/>
                <w:sz w:val="24"/>
                <w:szCs w:val="24"/>
              </w:rPr>
              <w:t>diharapkan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mampu</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membedakan</w:t>
            </w:r>
            <w:proofErr w:type="spellEnd"/>
            <w:r w:rsidR="00702DF7" w:rsidRPr="00702DF7">
              <w:rPr>
                <w:rFonts w:ascii="Times New Roman" w:hAnsi="Times New Roman"/>
                <w:sz w:val="24"/>
                <w:szCs w:val="24"/>
              </w:rPr>
              <w:t xml:space="preserve"> dan </w:t>
            </w:r>
            <w:proofErr w:type="spellStart"/>
            <w:r w:rsidR="00702DF7" w:rsidRPr="00702DF7">
              <w:rPr>
                <w:rFonts w:ascii="Times New Roman" w:hAnsi="Times New Roman"/>
                <w:sz w:val="24"/>
                <w:szCs w:val="24"/>
              </w:rPr>
              <w:t>menggunakan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fungsi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sosial</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struktur</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teks</w:t>
            </w:r>
            <w:proofErr w:type="spellEnd"/>
            <w:r w:rsidR="00702DF7" w:rsidRPr="00702DF7">
              <w:rPr>
                <w:rFonts w:ascii="Times New Roman" w:hAnsi="Times New Roman"/>
                <w:sz w:val="24"/>
                <w:szCs w:val="24"/>
              </w:rPr>
              <w:t xml:space="preserve"> dan </w:t>
            </w:r>
            <w:proofErr w:type="spellStart"/>
            <w:r w:rsidR="00702DF7" w:rsidRPr="00702DF7">
              <w:rPr>
                <w:rFonts w:ascii="Times New Roman" w:hAnsi="Times New Roman"/>
                <w:sz w:val="24"/>
                <w:szCs w:val="24"/>
                <w:lang w:val="en-ID"/>
              </w:rPr>
              <w:t>unsur</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kebahasaan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pribadi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serta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menangkap</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makna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tersebut</w:t>
            </w:r>
            <w:proofErr w:type="spellEnd"/>
            <w:r w:rsidR="00702DF7" w:rsidRPr="00702DF7">
              <w:rPr>
                <w:rFonts w:ascii="Times New Roman" w:hAnsi="Times New Roman"/>
                <w:sz w:val="24"/>
                <w:szCs w:val="24"/>
              </w:rPr>
              <w:t>.</w:t>
            </w:r>
            <w:r>
              <w:rPr>
                <w:rFonts w:ascii="Times New Roman" w:hAnsi="Times New Roman"/>
                <w:sz w:val="24"/>
                <w:szCs w:val="24"/>
              </w:rPr>
              <w:t xml:space="preserve"> </w:t>
            </w:r>
            <w:proofErr w:type="spellStart"/>
            <w:r w:rsidR="00702DF7" w:rsidRPr="00702DF7">
              <w:rPr>
                <w:rFonts w:ascii="Times New Roman" w:eastAsia="Bookman Old Style"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pembelajaran</w:t>
            </w:r>
            <w:proofErr w:type="spellEnd"/>
            <w:r w:rsidR="00702DF7" w:rsidRPr="00702DF7">
              <w:rPr>
                <w:rFonts w:ascii="Times New Roman" w:hAnsi="Times New Roman"/>
                <w:sz w:val="24"/>
                <w:szCs w:val="24"/>
              </w:rPr>
              <w:t xml:space="preserve"> 1 </w:t>
            </w:r>
            <w:proofErr w:type="spellStart"/>
            <w:r w:rsidR="00702DF7" w:rsidRPr="00702DF7">
              <w:rPr>
                <w:rFonts w:ascii="Times New Roman" w:hAnsi="Times New Roman"/>
                <w:sz w:val="24"/>
                <w:szCs w:val="24"/>
              </w:rPr>
              <w:t>ini</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dikenalkan</w:t>
            </w:r>
            <w:proofErr w:type="spellEnd"/>
            <w:r w:rsidR="00702DF7" w:rsidRPr="00702DF7">
              <w:rPr>
                <w:rFonts w:ascii="Times New Roman" w:hAnsi="Times New Roman"/>
                <w:sz w:val="24"/>
                <w:szCs w:val="24"/>
              </w:rPr>
              <w:t xml:space="preserve"> pada </w:t>
            </w:r>
            <w:proofErr w:type="spellStart"/>
            <w:r w:rsidR="00702DF7" w:rsidRPr="00702DF7">
              <w:rPr>
                <w:rFonts w:ascii="Times New Roman" w:hAnsi="Times New Roman"/>
                <w:sz w:val="24"/>
                <w:szCs w:val="24"/>
              </w:rPr>
              <w:t>contoh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pribadi</w:t>
            </w:r>
            <w:proofErr w:type="spellEnd"/>
            <w:r w:rsidR="00702DF7" w:rsidRPr="00702DF7">
              <w:rPr>
                <w:rFonts w:ascii="Times New Roman" w:hAnsi="Times New Roman"/>
                <w:sz w:val="24"/>
                <w:szCs w:val="24"/>
              </w:rPr>
              <w:t xml:space="preserve"> yang </w:t>
            </w:r>
            <w:proofErr w:type="spellStart"/>
            <w:r w:rsidR="00702DF7" w:rsidRPr="00702DF7">
              <w:rPr>
                <w:rFonts w:ascii="Times New Roman" w:hAnsi="Times New Roman"/>
                <w:sz w:val="24"/>
                <w:szCs w:val="24"/>
              </w:rPr>
              <w:t>disajikan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lang w:val="en-ID"/>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bentuk</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tulis</w:t>
            </w:r>
            <w:proofErr w:type="spellEnd"/>
            <w:r w:rsidR="00702DF7" w:rsidRPr="00702DF7">
              <w:rPr>
                <w:rFonts w:ascii="Times New Roman" w:hAnsi="Times New Roman"/>
                <w:sz w:val="24"/>
                <w:szCs w:val="24"/>
              </w:rPr>
              <w:t xml:space="preserve"> pada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membaca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Sebelum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masuk</w:t>
            </w:r>
            <w:proofErr w:type="spellEnd"/>
            <w:r w:rsidR="00702DF7" w:rsidRPr="00702DF7">
              <w:rPr>
                <w:rFonts w:ascii="Times New Roman" w:hAnsi="Times New Roman"/>
                <w:sz w:val="24"/>
                <w:szCs w:val="24"/>
              </w:rPr>
              <w:t xml:space="preserve"> ke </w:t>
            </w:r>
            <w:proofErr w:type="spellStart"/>
            <w:r w:rsidR="00702DF7" w:rsidRPr="00702DF7">
              <w:rPr>
                <w:rFonts w:ascii="Times New Roman" w:hAnsi="Times New Roman"/>
                <w:sz w:val="24"/>
                <w:szCs w:val="24"/>
              </w:rPr>
              <w:t>kedua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tersebut</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diberikan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pengertian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struktur</w:t>
            </w:r>
            <w:proofErr w:type="spellEnd"/>
            <w:r w:rsidR="00702DF7" w:rsidRPr="00702DF7">
              <w:rPr>
                <w:rFonts w:ascii="Times New Roman" w:hAnsi="Times New Roman"/>
                <w:sz w:val="24"/>
                <w:szCs w:val="24"/>
              </w:rPr>
              <w:t xml:space="preserve"> dan </w:t>
            </w:r>
            <w:proofErr w:type="spellStart"/>
            <w:r w:rsidR="00702DF7" w:rsidRPr="00702DF7">
              <w:rPr>
                <w:rFonts w:ascii="Times New Roman" w:hAnsi="Times New Roman"/>
                <w:sz w:val="24"/>
                <w:szCs w:val="24"/>
              </w:rPr>
              <w:t>ciri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kebahasaan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pribadi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sehingga</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lastRenderedPageBreak/>
              <w:t>lebih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mudah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memahaminya</w:t>
            </w:r>
            <w:proofErr w:type="spellEnd"/>
            <w:r w:rsidR="00702DF7" w:rsidRPr="00702DF7">
              <w:rPr>
                <w:rFonts w:ascii="Times New Roman" w:hAnsi="Times New Roman"/>
                <w:sz w:val="24"/>
                <w:szCs w:val="24"/>
              </w:rPr>
              <w:t>.</w:t>
            </w:r>
          </w:p>
        </w:tc>
        <w:tc>
          <w:tcPr>
            <w:tcW w:w="820" w:type="dxa"/>
            <w:tcPrChange w:id="854" w:author="Author">
              <w:tcPr>
                <w:tcW w:w="820" w:type="dxa"/>
                <w:shd w:val="clear" w:color="auto" w:fill="F2DBDB" w:themeFill="accent2" w:themeFillTint="33"/>
              </w:tcPr>
            </w:tcPrChange>
          </w:tcPr>
          <w:p w14:paraId="04D771CB" w14:textId="77777777" w:rsidR="00D307AF" w:rsidRDefault="00702DF7">
            <w:pPr>
              <w:spacing w:before="60" w:after="60" w:line="240" w:lineRule="auto"/>
              <w:ind w:left="-85" w:right="-85"/>
              <w:jc w:val="center"/>
              <w:rPr>
                <w:rFonts w:ascii="Times New Roman" w:hAnsi="Times New Roman"/>
                <w:sz w:val="24"/>
                <w:szCs w:val="24"/>
                <w:lang w:val="en-ID"/>
              </w:rPr>
            </w:pPr>
            <w:r w:rsidRPr="00702DF7">
              <w:rPr>
                <w:rFonts w:ascii="Times New Roman" w:hAnsi="Times New Roman"/>
                <w:sz w:val="24"/>
                <w:szCs w:val="24"/>
                <w:lang w:val="en-ID"/>
              </w:rPr>
              <w:lastRenderedPageBreak/>
              <w:t>JP</w:t>
            </w:r>
          </w:p>
        </w:tc>
        <w:tc>
          <w:tcPr>
            <w:tcW w:w="282" w:type="dxa"/>
            <w:tcPrChange w:id="855" w:author="Author">
              <w:tcPr>
                <w:tcW w:w="282" w:type="dxa"/>
                <w:shd w:val="clear" w:color="auto" w:fill="EAF1DD" w:themeFill="accent3" w:themeFillTint="33"/>
              </w:tcPr>
            </w:tcPrChange>
          </w:tcPr>
          <w:p w14:paraId="583527CD" w14:textId="77777777" w:rsidR="00D307AF" w:rsidRDefault="00D307AF">
            <w:pPr>
              <w:spacing w:before="60" w:after="60" w:line="240" w:lineRule="auto"/>
              <w:rPr>
                <w:rFonts w:ascii="Times New Roman" w:hAnsi="Times New Roman"/>
                <w:b/>
                <w:sz w:val="24"/>
                <w:szCs w:val="24"/>
                <w:lang w:val="en-ID"/>
              </w:rPr>
            </w:pPr>
          </w:p>
        </w:tc>
        <w:tc>
          <w:tcPr>
            <w:tcW w:w="282" w:type="dxa"/>
            <w:tcPrChange w:id="856" w:author="Author">
              <w:tcPr>
                <w:tcW w:w="282" w:type="dxa"/>
                <w:shd w:val="clear" w:color="auto" w:fill="EAF1DD" w:themeFill="accent3" w:themeFillTint="33"/>
              </w:tcPr>
            </w:tcPrChange>
          </w:tcPr>
          <w:p w14:paraId="0A44C003" w14:textId="4938662C" w:rsidR="00D307AF" w:rsidRDefault="00F213FB">
            <w:pPr>
              <w:spacing w:before="60" w:after="60" w:line="240" w:lineRule="auto"/>
              <w:rPr>
                <w:rFonts w:ascii="Times New Roman" w:hAnsi="Times New Roman"/>
                <w:b/>
                <w:sz w:val="24"/>
                <w:szCs w:val="24"/>
                <w:lang w:val="en-ID"/>
              </w:rPr>
            </w:pPr>
            <w:ins w:id="857" w:author="Author">
              <w:r>
                <w:rPr>
                  <w:rFonts w:ascii="Times New Roman" w:hAnsi="Times New Roman"/>
                  <w:b/>
                  <w:sz w:val="24"/>
                  <w:szCs w:val="24"/>
                  <w:lang w:val="en-ID"/>
                </w:rPr>
                <w:t>2</w:t>
              </w:r>
            </w:ins>
          </w:p>
        </w:tc>
        <w:tc>
          <w:tcPr>
            <w:tcW w:w="282" w:type="dxa"/>
            <w:tcPrChange w:id="858" w:author="Author">
              <w:tcPr>
                <w:tcW w:w="282" w:type="dxa"/>
                <w:shd w:val="clear" w:color="auto" w:fill="EAF1DD" w:themeFill="accent3" w:themeFillTint="33"/>
              </w:tcPr>
            </w:tcPrChange>
          </w:tcPr>
          <w:p w14:paraId="0A86F315" w14:textId="77777777" w:rsidR="00D307AF" w:rsidRDefault="00D307AF">
            <w:pPr>
              <w:spacing w:before="60" w:after="60" w:line="240" w:lineRule="auto"/>
              <w:rPr>
                <w:rFonts w:ascii="Times New Roman" w:hAnsi="Times New Roman"/>
                <w:b/>
                <w:sz w:val="24"/>
                <w:szCs w:val="24"/>
                <w:lang w:val="en-ID"/>
              </w:rPr>
            </w:pPr>
          </w:p>
        </w:tc>
        <w:tc>
          <w:tcPr>
            <w:tcW w:w="282" w:type="dxa"/>
            <w:tcPrChange w:id="859" w:author="Author">
              <w:tcPr>
                <w:tcW w:w="282" w:type="dxa"/>
                <w:shd w:val="clear" w:color="auto" w:fill="EAF1DD" w:themeFill="accent3" w:themeFillTint="33"/>
              </w:tcPr>
            </w:tcPrChange>
          </w:tcPr>
          <w:p w14:paraId="762824BF" w14:textId="77777777" w:rsidR="00D307AF" w:rsidRDefault="00D307AF">
            <w:pPr>
              <w:spacing w:before="60" w:after="60" w:line="240" w:lineRule="auto"/>
              <w:rPr>
                <w:rFonts w:ascii="Times New Roman" w:hAnsi="Times New Roman"/>
                <w:b/>
                <w:sz w:val="24"/>
                <w:szCs w:val="24"/>
                <w:lang w:val="en-ID"/>
              </w:rPr>
            </w:pPr>
          </w:p>
        </w:tc>
        <w:tc>
          <w:tcPr>
            <w:tcW w:w="282" w:type="dxa"/>
            <w:tcPrChange w:id="860" w:author="Author">
              <w:tcPr>
                <w:tcW w:w="282" w:type="dxa"/>
                <w:shd w:val="clear" w:color="auto" w:fill="EAF1DD" w:themeFill="accent3" w:themeFillTint="33"/>
              </w:tcPr>
            </w:tcPrChange>
          </w:tcPr>
          <w:p w14:paraId="7D16B575" w14:textId="77777777" w:rsidR="00D307AF" w:rsidRDefault="00D307AF">
            <w:pPr>
              <w:spacing w:before="60" w:after="60" w:line="240" w:lineRule="auto"/>
              <w:rPr>
                <w:rFonts w:ascii="Times New Roman" w:hAnsi="Times New Roman"/>
                <w:b/>
                <w:sz w:val="24"/>
                <w:szCs w:val="24"/>
                <w:lang w:val="en-ID"/>
              </w:rPr>
            </w:pPr>
          </w:p>
        </w:tc>
        <w:tc>
          <w:tcPr>
            <w:tcW w:w="282" w:type="dxa"/>
            <w:tcPrChange w:id="861" w:author="Author">
              <w:tcPr>
                <w:tcW w:w="282" w:type="dxa"/>
                <w:shd w:val="clear" w:color="auto" w:fill="DAEEF3" w:themeFill="accent5" w:themeFillTint="33"/>
              </w:tcPr>
            </w:tcPrChange>
          </w:tcPr>
          <w:p w14:paraId="6B3C564B" w14:textId="77777777" w:rsidR="00D307AF" w:rsidRDefault="00D307AF">
            <w:pPr>
              <w:spacing w:before="60" w:after="60" w:line="240" w:lineRule="auto"/>
              <w:rPr>
                <w:rFonts w:ascii="Times New Roman" w:hAnsi="Times New Roman"/>
                <w:b/>
                <w:sz w:val="24"/>
                <w:szCs w:val="24"/>
                <w:lang w:val="en-ID"/>
              </w:rPr>
            </w:pPr>
          </w:p>
        </w:tc>
        <w:tc>
          <w:tcPr>
            <w:tcW w:w="282" w:type="dxa"/>
            <w:tcPrChange w:id="862" w:author="Author">
              <w:tcPr>
                <w:tcW w:w="282" w:type="dxa"/>
                <w:shd w:val="clear" w:color="auto" w:fill="DAEEF3" w:themeFill="accent5" w:themeFillTint="33"/>
              </w:tcPr>
            </w:tcPrChange>
          </w:tcPr>
          <w:p w14:paraId="04C760C7" w14:textId="77777777" w:rsidR="00D307AF" w:rsidRDefault="00D307AF">
            <w:pPr>
              <w:spacing w:before="60" w:after="60" w:line="240" w:lineRule="auto"/>
              <w:rPr>
                <w:rFonts w:ascii="Times New Roman" w:hAnsi="Times New Roman"/>
                <w:b/>
                <w:sz w:val="24"/>
                <w:szCs w:val="24"/>
                <w:lang w:val="en-ID"/>
              </w:rPr>
            </w:pPr>
          </w:p>
        </w:tc>
        <w:tc>
          <w:tcPr>
            <w:tcW w:w="282" w:type="dxa"/>
            <w:tcPrChange w:id="863" w:author="Author">
              <w:tcPr>
                <w:tcW w:w="282" w:type="dxa"/>
                <w:shd w:val="clear" w:color="auto" w:fill="DAEEF3" w:themeFill="accent5" w:themeFillTint="33"/>
              </w:tcPr>
            </w:tcPrChange>
          </w:tcPr>
          <w:p w14:paraId="6FD86A90" w14:textId="77777777" w:rsidR="00D307AF" w:rsidRDefault="00D307AF">
            <w:pPr>
              <w:spacing w:before="60" w:after="60" w:line="240" w:lineRule="auto"/>
              <w:rPr>
                <w:rFonts w:ascii="Times New Roman" w:hAnsi="Times New Roman"/>
                <w:b/>
                <w:sz w:val="24"/>
                <w:szCs w:val="24"/>
                <w:lang w:val="en-ID"/>
              </w:rPr>
            </w:pPr>
          </w:p>
        </w:tc>
        <w:tc>
          <w:tcPr>
            <w:tcW w:w="283" w:type="dxa"/>
            <w:tcPrChange w:id="864" w:author="Author">
              <w:tcPr>
                <w:tcW w:w="283" w:type="dxa"/>
                <w:shd w:val="clear" w:color="auto" w:fill="DAEEF3" w:themeFill="accent5" w:themeFillTint="33"/>
              </w:tcPr>
            </w:tcPrChange>
          </w:tcPr>
          <w:p w14:paraId="5C7CFFF6" w14:textId="77777777" w:rsidR="00D307AF" w:rsidRDefault="00D307AF">
            <w:pPr>
              <w:spacing w:before="60" w:after="60" w:line="240" w:lineRule="auto"/>
              <w:rPr>
                <w:rFonts w:ascii="Times New Roman" w:hAnsi="Times New Roman"/>
                <w:b/>
                <w:sz w:val="24"/>
                <w:szCs w:val="24"/>
                <w:lang w:val="en-ID"/>
              </w:rPr>
            </w:pPr>
          </w:p>
        </w:tc>
        <w:tc>
          <w:tcPr>
            <w:tcW w:w="283" w:type="dxa"/>
            <w:tcPrChange w:id="865" w:author="Author">
              <w:tcPr>
                <w:tcW w:w="283" w:type="dxa"/>
                <w:shd w:val="clear" w:color="auto" w:fill="DAEEF3" w:themeFill="accent5" w:themeFillTint="33"/>
              </w:tcPr>
            </w:tcPrChange>
          </w:tcPr>
          <w:p w14:paraId="42745EB4" w14:textId="77777777" w:rsidR="00D307AF" w:rsidRDefault="00D307AF">
            <w:pPr>
              <w:spacing w:before="60" w:after="60" w:line="240" w:lineRule="auto"/>
              <w:rPr>
                <w:rFonts w:ascii="Times New Roman" w:hAnsi="Times New Roman"/>
                <w:b/>
                <w:sz w:val="24"/>
                <w:szCs w:val="24"/>
                <w:lang w:val="en-ID"/>
              </w:rPr>
            </w:pPr>
          </w:p>
        </w:tc>
        <w:tc>
          <w:tcPr>
            <w:tcW w:w="283" w:type="dxa"/>
            <w:tcPrChange w:id="866" w:author="Author">
              <w:tcPr>
                <w:tcW w:w="283" w:type="dxa"/>
                <w:shd w:val="clear" w:color="auto" w:fill="EAF1DD" w:themeFill="accent3" w:themeFillTint="33"/>
              </w:tcPr>
            </w:tcPrChange>
          </w:tcPr>
          <w:p w14:paraId="0561ED2C" w14:textId="77777777" w:rsidR="00D307AF" w:rsidRDefault="00D307AF">
            <w:pPr>
              <w:spacing w:before="60" w:after="60" w:line="240" w:lineRule="auto"/>
              <w:rPr>
                <w:rFonts w:ascii="Times New Roman" w:hAnsi="Times New Roman"/>
                <w:b/>
                <w:sz w:val="24"/>
                <w:szCs w:val="24"/>
                <w:lang w:val="en-ID"/>
              </w:rPr>
            </w:pPr>
          </w:p>
        </w:tc>
        <w:tc>
          <w:tcPr>
            <w:tcW w:w="283" w:type="dxa"/>
            <w:tcPrChange w:id="867" w:author="Author">
              <w:tcPr>
                <w:tcW w:w="283" w:type="dxa"/>
                <w:shd w:val="clear" w:color="auto" w:fill="EAF1DD" w:themeFill="accent3" w:themeFillTint="33"/>
              </w:tcPr>
            </w:tcPrChange>
          </w:tcPr>
          <w:p w14:paraId="18D452EE" w14:textId="77777777" w:rsidR="00D307AF" w:rsidRDefault="00D307AF">
            <w:pPr>
              <w:spacing w:before="60" w:after="60" w:line="240" w:lineRule="auto"/>
              <w:rPr>
                <w:rFonts w:ascii="Times New Roman" w:hAnsi="Times New Roman"/>
                <w:b/>
                <w:sz w:val="24"/>
                <w:szCs w:val="24"/>
                <w:lang w:val="en-ID"/>
              </w:rPr>
            </w:pPr>
          </w:p>
        </w:tc>
        <w:tc>
          <w:tcPr>
            <w:tcW w:w="283" w:type="dxa"/>
            <w:tcPrChange w:id="868" w:author="Author">
              <w:tcPr>
                <w:tcW w:w="283" w:type="dxa"/>
                <w:shd w:val="clear" w:color="auto" w:fill="EAF1DD" w:themeFill="accent3" w:themeFillTint="33"/>
              </w:tcPr>
            </w:tcPrChange>
          </w:tcPr>
          <w:p w14:paraId="247E32CE" w14:textId="77777777" w:rsidR="00D307AF" w:rsidRDefault="00D307AF">
            <w:pPr>
              <w:spacing w:before="60" w:after="60" w:line="240" w:lineRule="auto"/>
              <w:rPr>
                <w:rFonts w:ascii="Times New Roman" w:hAnsi="Times New Roman"/>
                <w:b/>
                <w:sz w:val="24"/>
                <w:szCs w:val="24"/>
                <w:lang w:val="en-ID"/>
              </w:rPr>
            </w:pPr>
          </w:p>
        </w:tc>
        <w:tc>
          <w:tcPr>
            <w:tcW w:w="283" w:type="dxa"/>
            <w:tcPrChange w:id="869" w:author="Author">
              <w:tcPr>
                <w:tcW w:w="283" w:type="dxa"/>
                <w:shd w:val="clear" w:color="auto" w:fill="EAF1DD" w:themeFill="accent3" w:themeFillTint="33"/>
              </w:tcPr>
            </w:tcPrChange>
          </w:tcPr>
          <w:p w14:paraId="186FC11C" w14:textId="77777777" w:rsidR="00D307AF" w:rsidRDefault="00D307AF">
            <w:pPr>
              <w:spacing w:before="60" w:after="60" w:line="240" w:lineRule="auto"/>
              <w:rPr>
                <w:rFonts w:ascii="Times New Roman" w:hAnsi="Times New Roman"/>
                <w:b/>
                <w:sz w:val="24"/>
                <w:szCs w:val="24"/>
                <w:lang w:val="en-ID"/>
              </w:rPr>
            </w:pPr>
          </w:p>
        </w:tc>
        <w:tc>
          <w:tcPr>
            <w:tcW w:w="283" w:type="dxa"/>
            <w:tcPrChange w:id="870" w:author="Author">
              <w:tcPr>
                <w:tcW w:w="283" w:type="dxa"/>
                <w:shd w:val="clear" w:color="auto" w:fill="EAF1DD" w:themeFill="accent3" w:themeFillTint="33"/>
              </w:tcPr>
            </w:tcPrChange>
          </w:tcPr>
          <w:p w14:paraId="12501276" w14:textId="77777777" w:rsidR="00D307AF" w:rsidRDefault="00D307AF">
            <w:pPr>
              <w:spacing w:before="60" w:after="60" w:line="240" w:lineRule="auto"/>
              <w:rPr>
                <w:rFonts w:ascii="Times New Roman" w:hAnsi="Times New Roman"/>
                <w:b/>
                <w:sz w:val="24"/>
                <w:szCs w:val="24"/>
                <w:lang w:val="en-ID"/>
              </w:rPr>
            </w:pPr>
          </w:p>
        </w:tc>
        <w:tc>
          <w:tcPr>
            <w:tcW w:w="283" w:type="dxa"/>
            <w:tcPrChange w:id="871" w:author="Author">
              <w:tcPr>
                <w:tcW w:w="283" w:type="dxa"/>
                <w:shd w:val="clear" w:color="auto" w:fill="DAEEF3" w:themeFill="accent5" w:themeFillTint="33"/>
              </w:tcPr>
            </w:tcPrChange>
          </w:tcPr>
          <w:p w14:paraId="24E0F0B1" w14:textId="77777777" w:rsidR="00D307AF" w:rsidRDefault="00D307AF">
            <w:pPr>
              <w:spacing w:before="60" w:after="60" w:line="240" w:lineRule="auto"/>
              <w:rPr>
                <w:rFonts w:ascii="Times New Roman" w:hAnsi="Times New Roman"/>
                <w:b/>
                <w:sz w:val="24"/>
                <w:szCs w:val="24"/>
                <w:lang w:val="en-ID"/>
              </w:rPr>
            </w:pPr>
          </w:p>
        </w:tc>
        <w:tc>
          <w:tcPr>
            <w:tcW w:w="283" w:type="dxa"/>
            <w:tcPrChange w:id="872" w:author="Author">
              <w:tcPr>
                <w:tcW w:w="283" w:type="dxa"/>
                <w:shd w:val="clear" w:color="auto" w:fill="DAEEF3" w:themeFill="accent5" w:themeFillTint="33"/>
              </w:tcPr>
            </w:tcPrChange>
          </w:tcPr>
          <w:p w14:paraId="647E7623" w14:textId="77777777" w:rsidR="00D307AF" w:rsidRDefault="00D307AF">
            <w:pPr>
              <w:spacing w:before="60" w:after="60" w:line="240" w:lineRule="auto"/>
              <w:rPr>
                <w:rFonts w:ascii="Times New Roman" w:hAnsi="Times New Roman"/>
                <w:b/>
                <w:sz w:val="24"/>
                <w:szCs w:val="24"/>
                <w:lang w:val="en-ID"/>
              </w:rPr>
            </w:pPr>
          </w:p>
        </w:tc>
        <w:tc>
          <w:tcPr>
            <w:tcW w:w="283" w:type="dxa"/>
            <w:tcPrChange w:id="873" w:author="Author">
              <w:tcPr>
                <w:tcW w:w="283" w:type="dxa"/>
                <w:shd w:val="clear" w:color="auto" w:fill="DAEEF3" w:themeFill="accent5" w:themeFillTint="33"/>
              </w:tcPr>
            </w:tcPrChange>
          </w:tcPr>
          <w:p w14:paraId="628713A0" w14:textId="77777777" w:rsidR="00D307AF" w:rsidRDefault="00D307AF">
            <w:pPr>
              <w:spacing w:before="60" w:after="60" w:line="240" w:lineRule="auto"/>
              <w:rPr>
                <w:rFonts w:ascii="Times New Roman" w:hAnsi="Times New Roman"/>
                <w:b/>
                <w:sz w:val="24"/>
                <w:szCs w:val="24"/>
                <w:lang w:val="en-ID"/>
              </w:rPr>
            </w:pPr>
          </w:p>
        </w:tc>
        <w:tc>
          <w:tcPr>
            <w:tcW w:w="283" w:type="dxa"/>
            <w:tcPrChange w:id="874" w:author="Author">
              <w:tcPr>
                <w:tcW w:w="283" w:type="dxa"/>
                <w:shd w:val="clear" w:color="auto" w:fill="DAEEF3" w:themeFill="accent5" w:themeFillTint="33"/>
              </w:tcPr>
            </w:tcPrChange>
          </w:tcPr>
          <w:p w14:paraId="7308C514" w14:textId="77777777" w:rsidR="00D307AF" w:rsidRDefault="00D307AF">
            <w:pPr>
              <w:spacing w:before="60" w:after="60" w:line="240" w:lineRule="auto"/>
              <w:rPr>
                <w:rFonts w:ascii="Times New Roman" w:hAnsi="Times New Roman"/>
                <w:b/>
                <w:sz w:val="24"/>
                <w:szCs w:val="24"/>
                <w:lang w:val="en-ID"/>
              </w:rPr>
            </w:pPr>
          </w:p>
        </w:tc>
        <w:tc>
          <w:tcPr>
            <w:tcW w:w="283" w:type="dxa"/>
            <w:tcPrChange w:id="875" w:author="Author">
              <w:tcPr>
                <w:tcW w:w="283" w:type="dxa"/>
                <w:shd w:val="clear" w:color="auto" w:fill="DAEEF3" w:themeFill="accent5" w:themeFillTint="33"/>
              </w:tcPr>
            </w:tcPrChange>
          </w:tcPr>
          <w:p w14:paraId="327D75F2" w14:textId="77777777" w:rsidR="00D307AF" w:rsidRDefault="00D307AF">
            <w:pPr>
              <w:spacing w:before="60" w:after="60" w:line="240" w:lineRule="auto"/>
              <w:rPr>
                <w:rFonts w:ascii="Times New Roman" w:hAnsi="Times New Roman"/>
                <w:b/>
                <w:sz w:val="24"/>
                <w:szCs w:val="24"/>
                <w:lang w:val="en-ID"/>
              </w:rPr>
            </w:pPr>
          </w:p>
        </w:tc>
        <w:tc>
          <w:tcPr>
            <w:tcW w:w="283" w:type="dxa"/>
            <w:tcPrChange w:id="876" w:author="Author">
              <w:tcPr>
                <w:tcW w:w="283" w:type="dxa"/>
                <w:shd w:val="clear" w:color="auto" w:fill="EAF1DD" w:themeFill="accent3" w:themeFillTint="33"/>
              </w:tcPr>
            </w:tcPrChange>
          </w:tcPr>
          <w:p w14:paraId="12228B20" w14:textId="77777777" w:rsidR="00D307AF" w:rsidRDefault="00D307AF">
            <w:pPr>
              <w:spacing w:before="60" w:after="60" w:line="240" w:lineRule="auto"/>
              <w:rPr>
                <w:rFonts w:ascii="Times New Roman" w:hAnsi="Times New Roman"/>
                <w:b/>
                <w:sz w:val="24"/>
                <w:szCs w:val="24"/>
                <w:lang w:val="en-ID"/>
              </w:rPr>
            </w:pPr>
          </w:p>
        </w:tc>
        <w:tc>
          <w:tcPr>
            <w:tcW w:w="283" w:type="dxa"/>
            <w:tcPrChange w:id="877" w:author="Author">
              <w:tcPr>
                <w:tcW w:w="283" w:type="dxa"/>
                <w:shd w:val="clear" w:color="auto" w:fill="EAF1DD" w:themeFill="accent3" w:themeFillTint="33"/>
              </w:tcPr>
            </w:tcPrChange>
          </w:tcPr>
          <w:p w14:paraId="524005AB" w14:textId="77777777" w:rsidR="00D307AF" w:rsidRDefault="00D307AF">
            <w:pPr>
              <w:spacing w:before="60" w:after="60" w:line="240" w:lineRule="auto"/>
              <w:rPr>
                <w:rFonts w:ascii="Times New Roman" w:hAnsi="Times New Roman"/>
                <w:b/>
                <w:sz w:val="24"/>
                <w:szCs w:val="24"/>
                <w:lang w:val="en-ID"/>
              </w:rPr>
            </w:pPr>
          </w:p>
        </w:tc>
        <w:tc>
          <w:tcPr>
            <w:tcW w:w="283" w:type="dxa"/>
            <w:tcPrChange w:id="878" w:author="Author">
              <w:tcPr>
                <w:tcW w:w="283" w:type="dxa"/>
                <w:shd w:val="clear" w:color="auto" w:fill="EAF1DD" w:themeFill="accent3" w:themeFillTint="33"/>
              </w:tcPr>
            </w:tcPrChange>
          </w:tcPr>
          <w:p w14:paraId="7D26500D" w14:textId="77777777" w:rsidR="00D307AF" w:rsidRDefault="00D307AF">
            <w:pPr>
              <w:spacing w:before="60" w:after="60" w:line="240" w:lineRule="auto"/>
              <w:rPr>
                <w:rFonts w:ascii="Times New Roman" w:hAnsi="Times New Roman"/>
                <w:b/>
                <w:sz w:val="24"/>
                <w:szCs w:val="24"/>
                <w:lang w:val="en-ID"/>
              </w:rPr>
            </w:pPr>
          </w:p>
        </w:tc>
        <w:tc>
          <w:tcPr>
            <w:tcW w:w="283" w:type="dxa"/>
            <w:tcPrChange w:id="879" w:author="Author">
              <w:tcPr>
                <w:tcW w:w="283" w:type="dxa"/>
                <w:shd w:val="clear" w:color="auto" w:fill="EAF1DD" w:themeFill="accent3" w:themeFillTint="33"/>
              </w:tcPr>
            </w:tcPrChange>
          </w:tcPr>
          <w:p w14:paraId="41DA083F" w14:textId="77777777" w:rsidR="00D307AF" w:rsidRDefault="00D307AF">
            <w:pPr>
              <w:spacing w:before="60" w:after="60" w:line="240" w:lineRule="auto"/>
              <w:rPr>
                <w:rFonts w:ascii="Times New Roman" w:hAnsi="Times New Roman"/>
                <w:b/>
                <w:sz w:val="24"/>
                <w:szCs w:val="24"/>
                <w:lang w:val="en-ID"/>
              </w:rPr>
            </w:pPr>
          </w:p>
        </w:tc>
        <w:tc>
          <w:tcPr>
            <w:tcW w:w="283" w:type="dxa"/>
            <w:tcPrChange w:id="880" w:author="Author">
              <w:tcPr>
                <w:tcW w:w="283" w:type="dxa"/>
                <w:shd w:val="clear" w:color="auto" w:fill="EAF1DD" w:themeFill="accent3" w:themeFillTint="33"/>
              </w:tcPr>
            </w:tcPrChange>
          </w:tcPr>
          <w:p w14:paraId="647B26BC" w14:textId="77777777" w:rsidR="00D307AF" w:rsidRDefault="00D307AF">
            <w:pPr>
              <w:spacing w:before="60" w:after="60" w:line="240" w:lineRule="auto"/>
              <w:rPr>
                <w:rFonts w:ascii="Times New Roman" w:hAnsi="Times New Roman"/>
                <w:b/>
                <w:sz w:val="24"/>
                <w:szCs w:val="24"/>
                <w:lang w:val="en-ID"/>
              </w:rPr>
            </w:pPr>
          </w:p>
        </w:tc>
        <w:tc>
          <w:tcPr>
            <w:tcW w:w="283" w:type="dxa"/>
            <w:tcPrChange w:id="881" w:author="Author">
              <w:tcPr>
                <w:tcW w:w="283" w:type="dxa"/>
                <w:shd w:val="clear" w:color="auto" w:fill="DAEEF3" w:themeFill="accent5" w:themeFillTint="33"/>
              </w:tcPr>
            </w:tcPrChange>
          </w:tcPr>
          <w:p w14:paraId="6389EFEF" w14:textId="77777777" w:rsidR="00D307AF" w:rsidRDefault="00D307AF">
            <w:pPr>
              <w:spacing w:before="60" w:after="60" w:line="240" w:lineRule="auto"/>
              <w:rPr>
                <w:rFonts w:ascii="Times New Roman" w:hAnsi="Times New Roman"/>
                <w:b/>
                <w:sz w:val="24"/>
                <w:szCs w:val="24"/>
                <w:lang w:val="en-ID"/>
              </w:rPr>
            </w:pPr>
          </w:p>
        </w:tc>
        <w:tc>
          <w:tcPr>
            <w:tcW w:w="283" w:type="dxa"/>
            <w:tcPrChange w:id="882" w:author="Author">
              <w:tcPr>
                <w:tcW w:w="283" w:type="dxa"/>
                <w:shd w:val="clear" w:color="auto" w:fill="DAEEF3" w:themeFill="accent5" w:themeFillTint="33"/>
              </w:tcPr>
            </w:tcPrChange>
          </w:tcPr>
          <w:p w14:paraId="3DC68468" w14:textId="77777777" w:rsidR="00D307AF" w:rsidRDefault="00D307AF">
            <w:pPr>
              <w:spacing w:before="60" w:after="60" w:line="240" w:lineRule="auto"/>
              <w:rPr>
                <w:rFonts w:ascii="Times New Roman" w:hAnsi="Times New Roman"/>
                <w:b/>
                <w:sz w:val="24"/>
                <w:szCs w:val="24"/>
                <w:lang w:val="en-ID"/>
              </w:rPr>
            </w:pPr>
          </w:p>
        </w:tc>
        <w:tc>
          <w:tcPr>
            <w:tcW w:w="283" w:type="dxa"/>
            <w:tcPrChange w:id="883" w:author="Author">
              <w:tcPr>
                <w:tcW w:w="283" w:type="dxa"/>
                <w:shd w:val="clear" w:color="auto" w:fill="DAEEF3" w:themeFill="accent5" w:themeFillTint="33"/>
              </w:tcPr>
            </w:tcPrChange>
          </w:tcPr>
          <w:p w14:paraId="03D268CB" w14:textId="77777777" w:rsidR="00D307AF" w:rsidRDefault="00D307AF">
            <w:pPr>
              <w:spacing w:before="60" w:after="60" w:line="240" w:lineRule="auto"/>
              <w:rPr>
                <w:rFonts w:ascii="Times New Roman" w:hAnsi="Times New Roman"/>
                <w:b/>
                <w:sz w:val="24"/>
                <w:szCs w:val="24"/>
                <w:lang w:val="en-ID"/>
              </w:rPr>
            </w:pPr>
          </w:p>
        </w:tc>
        <w:tc>
          <w:tcPr>
            <w:tcW w:w="283" w:type="dxa"/>
            <w:tcPrChange w:id="884" w:author="Author">
              <w:tcPr>
                <w:tcW w:w="283" w:type="dxa"/>
                <w:shd w:val="clear" w:color="auto" w:fill="DAEEF3" w:themeFill="accent5" w:themeFillTint="33"/>
              </w:tcPr>
            </w:tcPrChange>
          </w:tcPr>
          <w:p w14:paraId="3A0AF383" w14:textId="77777777" w:rsidR="00D307AF" w:rsidRDefault="00D307AF">
            <w:pPr>
              <w:spacing w:before="60" w:after="60" w:line="240" w:lineRule="auto"/>
              <w:rPr>
                <w:rFonts w:ascii="Times New Roman" w:hAnsi="Times New Roman"/>
                <w:b/>
                <w:sz w:val="24"/>
                <w:szCs w:val="24"/>
                <w:lang w:val="en-ID"/>
              </w:rPr>
            </w:pPr>
          </w:p>
        </w:tc>
        <w:tc>
          <w:tcPr>
            <w:tcW w:w="283" w:type="dxa"/>
            <w:tcPrChange w:id="885" w:author="Author">
              <w:tcPr>
                <w:tcW w:w="283" w:type="dxa"/>
                <w:shd w:val="clear" w:color="auto" w:fill="DAEEF3" w:themeFill="accent5" w:themeFillTint="33"/>
              </w:tcPr>
            </w:tcPrChange>
          </w:tcPr>
          <w:p w14:paraId="512CB22B" w14:textId="77777777" w:rsidR="00D307AF" w:rsidRDefault="00D307AF">
            <w:pPr>
              <w:spacing w:before="60" w:after="60" w:line="240" w:lineRule="auto"/>
              <w:rPr>
                <w:rFonts w:ascii="Times New Roman" w:hAnsi="Times New Roman"/>
                <w:b/>
                <w:sz w:val="24"/>
                <w:szCs w:val="24"/>
                <w:lang w:val="en-ID"/>
              </w:rPr>
            </w:pPr>
          </w:p>
        </w:tc>
      </w:tr>
      <w:tr w:rsidR="00DD74A3" w:rsidRPr="00DD74A3" w14:paraId="00ECFBC1" w14:textId="77777777" w:rsidTr="002251F3">
        <w:trPr>
          <w:trHeight w:val="240"/>
          <w:trPrChange w:id="886" w:author="Author">
            <w:trPr>
              <w:trHeight w:val="240"/>
            </w:trPr>
          </w:trPrChange>
        </w:trPr>
        <w:tc>
          <w:tcPr>
            <w:tcW w:w="14524" w:type="dxa"/>
            <w:gridSpan w:val="33"/>
            <w:tcPrChange w:id="887" w:author="Author">
              <w:tcPr>
                <w:tcW w:w="14524" w:type="dxa"/>
                <w:gridSpan w:val="33"/>
                <w:shd w:val="clear" w:color="auto" w:fill="FDE9D9" w:themeFill="accent6" w:themeFillTint="33"/>
              </w:tcPr>
            </w:tcPrChange>
          </w:tcPr>
          <w:p w14:paraId="59E6A8F7"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sidR="00702DF7">
              <w:rPr>
                <w:rFonts w:ascii="Times New Roman" w:hAnsi="Times New Roman"/>
                <w:b/>
                <w:sz w:val="24"/>
                <w:szCs w:val="24"/>
              </w:rPr>
              <w:t>MAKNA SURAT PRIBADI</w:t>
            </w:r>
          </w:p>
        </w:tc>
      </w:tr>
      <w:tr w:rsidR="00F213FB" w:rsidRPr="00DD74A3" w14:paraId="33B0C3E0" w14:textId="77777777" w:rsidTr="002251F3">
        <w:trPr>
          <w:trHeight w:val="240"/>
          <w:trPrChange w:id="888" w:author="Author">
            <w:trPr>
              <w:trHeight w:val="240"/>
            </w:trPr>
          </w:trPrChange>
        </w:trPr>
        <w:tc>
          <w:tcPr>
            <w:tcW w:w="452" w:type="dxa"/>
            <w:tcPrChange w:id="889" w:author="Author">
              <w:tcPr>
                <w:tcW w:w="452" w:type="dxa"/>
                <w:shd w:val="clear" w:color="auto" w:fill="BFBFBF" w:themeFill="background1" w:themeFillShade="BF"/>
              </w:tcPr>
            </w:tcPrChange>
          </w:tcPr>
          <w:p w14:paraId="1E82BD6F"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890" w:author="Author">
              <w:r w:rsidDel="006E73F6">
                <w:rPr>
                  <w:rFonts w:ascii="Times New Roman" w:hAnsi="Times New Roman"/>
                  <w:b/>
                  <w:sz w:val="24"/>
                  <w:szCs w:val="24"/>
                  <w:lang w:val="en-ID"/>
                </w:rPr>
                <w:delText>1</w:delText>
              </w:r>
            </w:del>
            <w:ins w:id="891" w:author="Author">
              <w:r w:rsidR="006E73F6">
                <w:rPr>
                  <w:rFonts w:ascii="Times New Roman" w:hAnsi="Times New Roman"/>
                  <w:b/>
                  <w:sz w:val="24"/>
                  <w:szCs w:val="24"/>
                  <w:lang w:val="en-ID"/>
                </w:rPr>
                <w:t>2</w:t>
              </w:r>
            </w:ins>
          </w:p>
        </w:tc>
        <w:tc>
          <w:tcPr>
            <w:tcW w:w="4770" w:type="dxa"/>
            <w:tcPrChange w:id="892" w:author="Author">
              <w:tcPr>
                <w:tcW w:w="4770" w:type="dxa"/>
                <w:shd w:val="clear" w:color="auto" w:fill="F2F2F2" w:themeFill="background1" w:themeFillShade="F2"/>
              </w:tcPr>
            </w:tcPrChange>
          </w:tcPr>
          <w:p w14:paraId="18AA0626"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hAnsi="Times New Roman"/>
                <w:sz w:val="24"/>
                <w:szCs w:val="24"/>
              </w:rPr>
              <w:t>11.6.2</w:t>
            </w:r>
            <w:r>
              <w:rPr>
                <w:rFonts w:ascii="Times New Roman" w:hAnsi="Times New Roman"/>
                <w:sz w:val="24"/>
                <w:szCs w:val="24"/>
              </w:rPr>
              <w:tab/>
            </w:r>
            <w:r w:rsidR="00702DF7" w:rsidRPr="00702DF7">
              <w:rPr>
                <w:rFonts w:ascii="Times New Roman" w:hAnsi="Times New Roman"/>
                <w:sz w:val="24"/>
                <w:szCs w:val="24"/>
              </w:rPr>
              <w:t xml:space="preserve">Setelah </w:t>
            </w:r>
            <w:proofErr w:type="spellStart"/>
            <w:r w:rsidR="00702DF7" w:rsidRPr="00702DF7">
              <w:rPr>
                <w:rFonts w:ascii="Times New Roman" w:hAnsi="Times New Roman"/>
                <w:sz w:val="24"/>
                <w:szCs w:val="24"/>
              </w:rPr>
              <w:t>mempelajari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materi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modul</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lang w:val="en-ID"/>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pembelajaran</w:t>
            </w:r>
            <w:proofErr w:type="spellEnd"/>
            <w:r w:rsidR="00702DF7" w:rsidRPr="00702DF7">
              <w:rPr>
                <w:rFonts w:ascii="Times New Roman" w:hAnsi="Times New Roman"/>
                <w:sz w:val="24"/>
                <w:szCs w:val="24"/>
              </w:rPr>
              <w:t xml:space="preserve"> 2 </w:t>
            </w:r>
            <w:proofErr w:type="spellStart"/>
            <w:r w:rsidR="00702DF7" w:rsidRPr="00702DF7">
              <w:rPr>
                <w:rFonts w:ascii="Times New Roman" w:hAnsi="Times New Roman"/>
                <w:sz w:val="24"/>
                <w:szCs w:val="24"/>
              </w:rPr>
              <w:t>ini</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diharapkan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mampu</w:t>
            </w:r>
            <w:proofErr w:type="spellEnd"/>
            <w:r w:rsidR="00702DF7" w:rsidRPr="00702DF7">
              <w:rPr>
                <w:rFonts w:ascii="Times New Roman" w:hAnsi="Times New Roman"/>
                <w:sz w:val="24"/>
                <w:szCs w:val="24"/>
              </w:rPr>
              <w:t xml:space="preserve"> </w:t>
            </w:r>
            <w:proofErr w:type="spellStart"/>
            <w:r w:rsidR="00702DF7" w:rsidRPr="00702DF7">
              <w:rPr>
                <w:rFonts w:ascii="Times New Roman" w:eastAsia="Bookman Old Style" w:hAnsi="Times New Roman"/>
                <w:sz w:val="24"/>
                <w:szCs w:val="24"/>
              </w:rPr>
              <w:t>menangkap</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makna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secara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kontekstual</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dari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pribadi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terkait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fungsi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sosial</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struktur</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teks</w:t>
            </w:r>
            <w:proofErr w:type="spellEnd"/>
            <w:r w:rsidR="00702DF7" w:rsidRPr="00702DF7">
              <w:rPr>
                <w:rFonts w:ascii="Times New Roman" w:hAnsi="Times New Roman"/>
                <w:sz w:val="24"/>
                <w:szCs w:val="24"/>
              </w:rPr>
              <w:t xml:space="preserve"> dan </w:t>
            </w:r>
            <w:proofErr w:type="spellStart"/>
            <w:r w:rsidR="00702DF7" w:rsidRPr="00702DF7">
              <w:rPr>
                <w:rFonts w:ascii="Times New Roman" w:hAnsi="Times New Roman"/>
                <w:sz w:val="24"/>
                <w:szCs w:val="24"/>
              </w:rPr>
              <w:t>unsur</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kebahasaan</w:t>
            </w:r>
            <w:proofErr w:type="spellEnd"/>
            <w:r w:rsidR="00702DF7" w:rsidRPr="00702DF7">
              <w:rPr>
                <w:rFonts w:ascii="Times New Roman" w:hAnsi="Times New Roman"/>
                <w:sz w:val="24"/>
                <w:szCs w:val="24"/>
              </w:rPr>
              <w:t>.</w:t>
            </w:r>
            <w:r>
              <w:rPr>
                <w:rFonts w:ascii="Times New Roman" w:hAnsi="Times New Roman"/>
                <w:sz w:val="24"/>
                <w:szCs w:val="24"/>
              </w:rPr>
              <w:t xml:space="preserve"> </w:t>
            </w:r>
            <w:proofErr w:type="spellStart"/>
            <w:r w:rsidR="00702DF7" w:rsidRPr="00702DF7">
              <w:rPr>
                <w:rFonts w:ascii="Times New Roman"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lang w:val="en-ID"/>
              </w:rPr>
              <w:t>pembelajaran</w:t>
            </w:r>
            <w:proofErr w:type="spellEnd"/>
            <w:r w:rsidR="00702DF7" w:rsidRPr="00702DF7">
              <w:rPr>
                <w:rFonts w:ascii="Times New Roman" w:hAnsi="Times New Roman"/>
                <w:sz w:val="24"/>
                <w:szCs w:val="24"/>
              </w:rPr>
              <w:t xml:space="preserve"> 2 </w:t>
            </w:r>
            <w:proofErr w:type="spellStart"/>
            <w:r w:rsidR="00702DF7" w:rsidRPr="00702DF7">
              <w:rPr>
                <w:rFonts w:ascii="Times New Roman" w:hAnsi="Times New Roman"/>
                <w:sz w:val="24"/>
                <w:szCs w:val="24"/>
              </w:rPr>
              <w:t>ini</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lebih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dikenalkan</w:t>
            </w:r>
            <w:proofErr w:type="spellEnd"/>
            <w:r w:rsidR="00702DF7" w:rsidRPr="00702DF7">
              <w:rPr>
                <w:rFonts w:ascii="Times New Roman" w:hAnsi="Times New Roman"/>
                <w:sz w:val="24"/>
                <w:szCs w:val="24"/>
              </w:rPr>
              <w:t xml:space="preserve"> pada </w:t>
            </w:r>
            <w:proofErr w:type="spellStart"/>
            <w:r w:rsidR="00702DF7" w:rsidRPr="00702DF7">
              <w:rPr>
                <w:rFonts w:ascii="Times New Roman" w:hAnsi="Times New Roman"/>
                <w:sz w:val="24"/>
                <w:szCs w:val="24"/>
              </w:rPr>
              <w:t>contoh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pribadi</w:t>
            </w:r>
            <w:proofErr w:type="spellEnd"/>
            <w:r w:rsidR="00702DF7" w:rsidRPr="00702DF7">
              <w:rPr>
                <w:rFonts w:ascii="Times New Roman" w:hAnsi="Times New Roman"/>
                <w:sz w:val="24"/>
                <w:szCs w:val="24"/>
              </w:rPr>
              <w:t xml:space="preserve"> yang </w:t>
            </w:r>
            <w:proofErr w:type="spellStart"/>
            <w:r w:rsidR="00702DF7" w:rsidRPr="00702DF7">
              <w:rPr>
                <w:rFonts w:ascii="Times New Roman" w:eastAsia="Bookman Old Style" w:hAnsi="Times New Roman"/>
                <w:sz w:val="24"/>
                <w:szCs w:val="24"/>
              </w:rPr>
              <w:t>disajikan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bentuk</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tulis</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membaca</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Sebelum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masuk</w:t>
            </w:r>
            <w:proofErr w:type="spellEnd"/>
            <w:r w:rsidR="00702DF7" w:rsidRPr="00702DF7">
              <w:rPr>
                <w:rFonts w:ascii="Times New Roman" w:hAnsi="Times New Roman"/>
                <w:sz w:val="24"/>
                <w:szCs w:val="24"/>
              </w:rPr>
              <w:t xml:space="preserve"> pada </w:t>
            </w:r>
            <w:proofErr w:type="spellStart"/>
            <w:r w:rsidR="00702DF7" w:rsidRPr="00702DF7">
              <w:rPr>
                <w:rFonts w:ascii="Times New Roman" w:hAnsi="Times New Roman"/>
                <w:sz w:val="24"/>
                <w:szCs w:val="24"/>
              </w:rPr>
              <w:t>kegiatan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tersebut</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diberikan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sebuah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contoh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surat</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pribadi</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sehingga</w:t>
            </w:r>
            <w:proofErr w:type="spellEnd"/>
            <w:r w:rsidR="00702DF7" w:rsidRPr="00702DF7">
              <w:rPr>
                <w:rFonts w:ascii="Times New Roman" w:hAnsi="Times New Roman"/>
                <w:sz w:val="24"/>
                <w:szCs w:val="24"/>
              </w:rPr>
              <w:t xml:space="preserve"> kalian </w:t>
            </w:r>
            <w:proofErr w:type="spellStart"/>
            <w:r w:rsidR="00702DF7" w:rsidRPr="00702DF7">
              <w:rPr>
                <w:rFonts w:ascii="Times New Roman" w:hAnsi="Times New Roman"/>
                <w:sz w:val="24"/>
                <w:szCs w:val="24"/>
              </w:rPr>
              <w:t>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lebih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mudah</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memahaminya</w:t>
            </w:r>
            <w:proofErr w:type="spellEnd"/>
            <w:r w:rsidR="00702DF7" w:rsidRPr="00702DF7">
              <w:rPr>
                <w:rFonts w:ascii="Times New Roman" w:hAnsi="Times New Roman"/>
                <w:sz w:val="24"/>
                <w:szCs w:val="24"/>
              </w:rPr>
              <w:t>.</w:t>
            </w:r>
          </w:p>
        </w:tc>
        <w:tc>
          <w:tcPr>
            <w:tcW w:w="820" w:type="dxa"/>
            <w:tcPrChange w:id="893" w:author="Author">
              <w:tcPr>
                <w:tcW w:w="820" w:type="dxa"/>
                <w:shd w:val="clear" w:color="auto" w:fill="F2DBDB" w:themeFill="accent2" w:themeFillTint="33"/>
              </w:tcPr>
            </w:tcPrChange>
          </w:tcPr>
          <w:p w14:paraId="4DBA8EF9"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t>JP</w:t>
            </w:r>
          </w:p>
        </w:tc>
        <w:tc>
          <w:tcPr>
            <w:tcW w:w="282" w:type="dxa"/>
            <w:tcPrChange w:id="894" w:author="Author">
              <w:tcPr>
                <w:tcW w:w="282" w:type="dxa"/>
                <w:shd w:val="clear" w:color="auto" w:fill="EAF1DD" w:themeFill="accent3" w:themeFillTint="33"/>
              </w:tcPr>
            </w:tcPrChange>
          </w:tcPr>
          <w:p w14:paraId="090BBA4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895" w:author="Author">
              <w:tcPr>
                <w:tcW w:w="282" w:type="dxa"/>
                <w:shd w:val="clear" w:color="auto" w:fill="EAF1DD" w:themeFill="accent3" w:themeFillTint="33"/>
              </w:tcPr>
            </w:tcPrChange>
          </w:tcPr>
          <w:p w14:paraId="21F58FBB" w14:textId="534C4814"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896" w:author="Author">
              <w:tcPr>
                <w:tcW w:w="282" w:type="dxa"/>
                <w:shd w:val="clear" w:color="auto" w:fill="EAF1DD" w:themeFill="accent3" w:themeFillTint="33"/>
              </w:tcPr>
            </w:tcPrChange>
          </w:tcPr>
          <w:p w14:paraId="6497C848" w14:textId="3075FD5C" w:rsidR="00DD74A3" w:rsidRPr="00DD74A3" w:rsidRDefault="00F213FB" w:rsidP="00DD74A3">
            <w:pPr>
              <w:spacing w:before="60" w:after="60" w:line="240" w:lineRule="auto"/>
              <w:rPr>
                <w:rFonts w:ascii="Times New Roman" w:hAnsi="Times New Roman"/>
                <w:b/>
                <w:sz w:val="24"/>
                <w:szCs w:val="24"/>
                <w:lang w:val="en-ID"/>
              </w:rPr>
            </w:pPr>
            <w:ins w:id="897" w:author="Author">
              <w:r>
                <w:rPr>
                  <w:rFonts w:ascii="Times New Roman" w:hAnsi="Times New Roman"/>
                  <w:b/>
                  <w:sz w:val="24"/>
                  <w:szCs w:val="24"/>
                  <w:lang w:val="en-ID"/>
                </w:rPr>
                <w:t>2</w:t>
              </w:r>
            </w:ins>
          </w:p>
        </w:tc>
        <w:tc>
          <w:tcPr>
            <w:tcW w:w="282" w:type="dxa"/>
            <w:tcPrChange w:id="898" w:author="Author">
              <w:tcPr>
                <w:tcW w:w="282" w:type="dxa"/>
                <w:shd w:val="clear" w:color="auto" w:fill="EAF1DD" w:themeFill="accent3" w:themeFillTint="33"/>
              </w:tcPr>
            </w:tcPrChange>
          </w:tcPr>
          <w:p w14:paraId="51B0AB8A" w14:textId="77777777" w:rsidR="00DD74A3" w:rsidRDefault="00DD74A3" w:rsidP="00DD74A3">
            <w:pPr>
              <w:spacing w:before="60" w:after="60" w:line="240" w:lineRule="auto"/>
              <w:rPr>
                <w:ins w:id="899" w:author="Author"/>
                <w:rFonts w:ascii="Times New Roman" w:hAnsi="Times New Roman"/>
                <w:b/>
                <w:sz w:val="24"/>
                <w:szCs w:val="24"/>
                <w:lang w:val="en-ID"/>
              </w:rPr>
            </w:pPr>
          </w:p>
          <w:p w14:paraId="1893024B" w14:textId="77777777" w:rsidR="00F213FB" w:rsidRDefault="00F213FB" w:rsidP="00DD74A3">
            <w:pPr>
              <w:spacing w:before="60" w:after="60" w:line="240" w:lineRule="auto"/>
              <w:rPr>
                <w:ins w:id="900" w:author="Author"/>
                <w:rFonts w:ascii="Times New Roman" w:hAnsi="Times New Roman"/>
                <w:b/>
                <w:sz w:val="24"/>
                <w:szCs w:val="24"/>
                <w:lang w:val="en-ID"/>
              </w:rPr>
            </w:pPr>
          </w:p>
          <w:p w14:paraId="5538A329" w14:textId="77777777" w:rsidR="00F213FB" w:rsidRDefault="00F213FB" w:rsidP="00DD74A3">
            <w:pPr>
              <w:spacing w:before="60" w:after="60" w:line="240" w:lineRule="auto"/>
              <w:rPr>
                <w:ins w:id="901" w:author="Author"/>
                <w:rFonts w:ascii="Times New Roman" w:hAnsi="Times New Roman"/>
                <w:b/>
                <w:sz w:val="24"/>
                <w:szCs w:val="24"/>
                <w:lang w:val="en-ID"/>
              </w:rPr>
            </w:pPr>
          </w:p>
          <w:p w14:paraId="1CDF58F3" w14:textId="77777777" w:rsidR="00F213FB" w:rsidRDefault="00F213FB" w:rsidP="00DD74A3">
            <w:pPr>
              <w:spacing w:before="60" w:after="60" w:line="240" w:lineRule="auto"/>
              <w:rPr>
                <w:ins w:id="902" w:author="Author"/>
                <w:rFonts w:ascii="Times New Roman" w:hAnsi="Times New Roman"/>
                <w:b/>
                <w:sz w:val="24"/>
                <w:szCs w:val="24"/>
                <w:lang w:val="en-ID"/>
              </w:rPr>
            </w:pPr>
          </w:p>
          <w:p w14:paraId="7FF943E2" w14:textId="77777777" w:rsidR="00F213FB" w:rsidRDefault="00F213FB" w:rsidP="00DD74A3">
            <w:pPr>
              <w:spacing w:before="60" w:after="60" w:line="240" w:lineRule="auto"/>
              <w:rPr>
                <w:ins w:id="903" w:author="Author"/>
                <w:rFonts w:ascii="Times New Roman" w:hAnsi="Times New Roman"/>
                <w:b/>
                <w:sz w:val="24"/>
                <w:szCs w:val="24"/>
                <w:lang w:val="en-ID"/>
              </w:rPr>
            </w:pPr>
          </w:p>
          <w:p w14:paraId="6C349A9E" w14:textId="77777777" w:rsidR="00F213FB" w:rsidRDefault="00F213FB" w:rsidP="00DD74A3">
            <w:pPr>
              <w:spacing w:before="60" w:after="60" w:line="240" w:lineRule="auto"/>
              <w:rPr>
                <w:ins w:id="904" w:author="Author"/>
                <w:rFonts w:ascii="Times New Roman" w:hAnsi="Times New Roman"/>
                <w:b/>
                <w:sz w:val="24"/>
                <w:szCs w:val="24"/>
                <w:lang w:val="en-ID"/>
              </w:rPr>
            </w:pPr>
          </w:p>
          <w:p w14:paraId="18889B1D" w14:textId="77777777" w:rsidR="00F213FB" w:rsidRDefault="00F213FB" w:rsidP="00DD74A3">
            <w:pPr>
              <w:spacing w:before="60" w:after="60" w:line="240" w:lineRule="auto"/>
              <w:rPr>
                <w:ins w:id="905" w:author="Author"/>
                <w:rFonts w:ascii="Times New Roman" w:hAnsi="Times New Roman"/>
                <w:b/>
                <w:sz w:val="24"/>
                <w:szCs w:val="24"/>
                <w:lang w:val="en-ID"/>
              </w:rPr>
            </w:pPr>
          </w:p>
          <w:p w14:paraId="3CB9DC9D" w14:textId="77777777" w:rsidR="00F213FB" w:rsidRDefault="00F213FB" w:rsidP="00DD74A3">
            <w:pPr>
              <w:spacing w:before="60" w:after="60" w:line="240" w:lineRule="auto"/>
              <w:rPr>
                <w:ins w:id="906" w:author="Author"/>
                <w:rFonts w:ascii="Times New Roman" w:hAnsi="Times New Roman"/>
                <w:b/>
                <w:sz w:val="24"/>
                <w:szCs w:val="24"/>
                <w:lang w:val="en-ID"/>
              </w:rPr>
            </w:pPr>
          </w:p>
          <w:p w14:paraId="659D6EF4" w14:textId="77777777" w:rsidR="00F213FB" w:rsidRDefault="00F213FB" w:rsidP="00DD74A3">
            <w:pPr>
              <w:spacing w:before="60" w:after="60" w:line="240" w:lineRule="auto"/>
              <w:rPr>
                <w:ins w:id="907" w:author="Author"/>
                <w:rFonts w:ascii="Times New Roman" w:hAnsi="Times New Roman"/>
                <w:b/>
                <w:sz w:val="24"/>
                <w:szCs w:val="24"/>
                <w:lang w:val="en-ID"/>
              </w:rPr>
            </w:pPr>
          </w:p>
          <w:p w14:paraId="67C83308" w14:textId="77777777" w:rsidR="00F213FB" w:rsidRDefault="00F213FB" w:rsidP="00DD74A3">
            <w:pPr>
              <w:spacing w:before="60" w:after="60" w:line="240" w:lineRule="auto"/>
              <w:rPr>
                <w:ins w:id="908" w:author="Author"/>
                <w:rFonts w:ascii="Times New Roman" w:hAnsi="Times New Roman"/>
                <w:b/>
                <w:sz w:val="24"/>
                <w:szCs w:val="24"/>
                <w:lang w:val="en-ID"/>
              </w:rPr>
            </w:pPr>
          </w:p>
          <w:p w14:paraId="61327AE3" w14:textId="77777777" w:rsidR="00F213FB" w:rsidRDefault="00F213FB" w:rsidP="00DD74A3">
            <w:pPr>
              <w:spacing w:before="60" w:after="60" w:line="240" w:lineRule="auto"/>
              <w:rPr>
                <w:ins w:id="909" w:author="Author"/>
                <w:rFonts w:ascii="Times New Roman" w:hAnsi="Times New Roman"/>
                <w:b/>
                <w:sz w:val="24"/>
                <w:szCs w:val="24"/>
                <w:lang w:val="en-ID"/>
              </w:rPr>
            </w:pPr>
          </w:p>
          <w:p w14:paraId="0BCC863E" w14:textId="77777777" w:rsidR="00F213FB" w:rsidRDefault="00F213FB" w:rsidP="00DD74A3">
            <w:pPr>
              <w:spacing w:before="60" w:after="60" w:line="240" w:lineRule="auto"/>
              <w:rPr>
                <w:ins w:id="910" w:author="Author"/>
                <w:rFonts w:ascii="Times New Roman" w:hAnsi="Times New Roman"/>
                <w:b/>
                <w:sz w:val="24"/>
                <w:szCs w:val="24"/>
                <w:lang w:val="en-ID"/>
              </w:rPr>
            </w:pPr>
          </w:p>
          <w:p w14:paraId="737A9F93" w14:textId="77777777" w:rsidR="00F213FB" w:rsidRDefault="00F213FB" w:rsidP="00DD74A3">
            <w:pPr>
              <w:spacing w:before="60" w:after="60" w:line="240" w:lineRule="auto"/>
              <w:rPr>
                <w:ins w:id="911" w:author="Author"/>
                <w:rFonts w:ascii="Times New Roman" w:hAnsi="Times New Roman"/>
                <w:b/>
                <w:sz w:val="24"/>
                <w:szCs w:val="24"/>
                <w:lang w:val="en-ID"/>
              </w:rPr>
            </w:pPr>
          </w:p>
          <w:p w14:paraId="2DEB59B5" w14:textId="46AC9C2A" w:rsidR="00F213FB" w:rsidRPr="00DD74A3" w:rsidRDefault="00F213FB" w:rsidP="00DD74A3">
            <w:pPr>
              <w:spacing w:before="60" w:after="60" w:line="240" w:lineRule="auto"/>
              <w:rPr>
                <w:rFonts w:ascii="Times New Roman" w:hAnsi="Times New Roman"/>
                <w:b/>
                <w:sz w:val="24"/>
                <w:szCs w:val="24"/>
                <w:lang w:val="en-ID"/>
              </w:rPr>
            </w:pPr>
          </w:p>
        </w:tc>
        <w:tc>
          <w:tcPr>
            <w:tcW w:w="282" w:type="dxa"/>
            <w:tcPrChange w:id="912" w:author="Author">
              <w:tcPr>
                <w:tcW w:w="282" w:type="dxa"/>
                <w:shd w:val="clear" w:color="auto" w:fill="EAF1DD" w:themeFill="accent3" w:themeFillTint="33"/>
              </w:tcPr>
            </w:tcPrChange>
          </w:tcPr>
          <w:p w14:paraId="38DD4FA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13" w:author="Author">
              <w:tcPr>
                <w:tcW w:w="282" w:type="dxa"/>
                <w:shd w:val="clear" w:color="auto" w:fill="DAEEF3" w:themeFill="accent5" w:themeFillTint="33"/>
              </w:tcPr>
            </w:tcPrChange>
          </w:tcPr>
          <w:p w14:paraId="1D452D1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14" w:author="Author">
              <w:tcPr>
                <w:tcW w:w="282" w:type="dxa"/>
                <w:shd w:val="clear" w:color="auto" w:fill="DAEEF3" w:themeFill="accent5" w:themeFillTint="33"/>
              </w:tcPr>
            </w:tcPrChange>
          </w:tcPr>
          <w:p w14:paraId="01DF44B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15" w:author="Author">
              <w:tcPr>
                <w:tcW w:w="282" w:type="dxa"/>
                <w:shd w:val="clear" w:color="auto" w:fill="DAEEF3" w:themeFill="accent5" w:themeFillTint="33"/>
              </w:tcPr>
            </w:tcPrChange>
          </w:tcPr>
          <w:p w14:paraId="6D5AE76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16" w:author="Author">
              <w:tcPr>
                <w:tcW w:w="283" w:type="dxa"/>
                <w:shd w:val="clear" w:color="auto" w:fill="DAEEF3" w:themeFill="accent5" w:themeFillTint="33"/>
              </w:tcPr>
            </w:tcPrChange>
          </w:tcPr>
          <w:p w14:paraId="536C67F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17" w:author="Author">
              <w:tcPr>
                <w:tcW w:w="283" w:type="dxa"/>
                <w:shd w:val="clear" w:color="auto" w:fill="DAEEF3" w:themeFill="accent5" w:themeFillTint="33"/>
              </w:tcPr>
            </w:tcPrChange>
          </w:tcPr>
          <w:p w14:paraId="00DD176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18" w:author="Author">
              <w:tcPr>
                <w:tcW w:w="283" w:type="dxa"/>
                <w:shd w:val="clear" w:color="auto" w:fill="EAF1DD" w:themeFill="accent3" w:themeFillTint="33"/>
              </w:tcPr>
            </w:tcPrChange>
          </w:tcPr>
          <w:p w14:paraId="3CD82F8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19" w:author="Author">
              <w:tcPr>
                <w:tcW w:w="283" w:type="dxa"/>
                <w:shd w:val="clear" w:color="auto" w:fill="EAF1DD" w:themeFill="accent3" w:themeFillTint="33"/>
              </w:tcPr>
            </w:tcPrChange>
          </w:tcPr>
          <w:p w14:paraId="4CA4F93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0" w:author="Author">
              <w:tcPr>
                <w:tcW w:w="283" w:type="dxa"/>
                <w:shd w:val="clear" w:color="auto" w:fill="EAF1DD" w:themeFill="accent3" w:themeFillTint="33"/>
              </w:tcPr>
            </w:tcPrChange>
          </w:tcPr>
          <w:p w14:paraId="6FFA3CE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1" w:author="Author">
              <w:tcPr>
                <w:tcW w:w="283" w:type="dxa"/>
                <w:shd w:val="clear" w:color="auto" w:fill="EAF1DD" w:themeFill="accent3" w:themeFillTint="33"/>
              </w:tcPr>
            </w:tcPrChange>
          </w:tcPr>
          <w:p w14:paraId="6DFF360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2" w:author="Author">
              <w:tcPr>
                <w:tcW w:w="283" w:type="dxa"/>
                <w:shd w:val="clear" w:color="auto" w:fill="EAF1DD" w:themeFill="accent3" w:themeFillTint="33"/>
              </w:tcPr>
            </w:tcPrChange>
          </w:tcPr>
          <w:p w14:paraId="72C932D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3" w:author="Author">
              <w:tcPr>
                <w:tcW w:w="283" w:type="dxa"/>
                <w:shd w:val="clear" w:color="auto" w:fill="DAEEF3" w:themeFill="accent5" w:themeFillTint="33"/>
              </w:tcPr>
            </w:tcPrChange>
          </w:tcPr>
          <w:p w14:paraId="2BAF484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4" w:author="Author">
              <w:tcPr>
                <w:tcW w:w="283" w:type="dxa"/>
                <w:shd w:val="clear" w:color="auto" w:fill="DAEEF3" w:themeFill="accent5" w:themeFillTint="33"/>
              </w:tcPr>
            </w:tcPrChange>
          </w:tcPr>
          <w:p w14:paraId="7E74A93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5" w:author="Author">
              <w:tcPr>
                <w:tcW w:w="283" w:type="dxa"/>
                <w:shd w:val="clear" w:color="auto" w:fill="DAEEF3" w:themeFill="accent5" w:themeFillTint="33"/>
              </w:tcPr>
            </w:tcPrChange>
          </w:tcPr>
          <w:p w14:paraId="5C8D035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6" w:author="Author">
              <w:tcPr>
                <w:tcW w:w="283" w:type="dxa"/>
                <w:shd w:val="clear" w:color="auto" w:fill="DAEEF3" w:themeFill="accent5" w:themeFillTint="33"/>
              </w:tcPr>
            </w:tcPrChange>
          </w:tcPr>
          <w:p w14:paraId="28C50DF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7" w:author="Author">
              <w:tcPr>
                <w:tcW w:w="283" w:type="dxa"/>
                <w:shd w:val="clear" w:color="auto" w:fill="DAEEF3" w:themeFill="accent5" w:themeFillTint="33"/>
              </w:tcPr>
            </w:tcPrChange>
          </w:tcPr>
          <w:p w14:paraId="2AB5D13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8" w:author="Author">
              <w:tcPr>
                <w:tcW w:w="283" w:type="dxa"/>
                <w:shd w:val="clear" w:color="auto" w:fill="EAF1DD" w:themeFill="accent3" w:themeFillTint="33"/>
              </w:tcPr>
            </w:tcPrChange>
          </w:tcPr>
          <w:p w14:paraId="1C28EB7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29" w:author="Author">
              <w:tcPr>
                <w:tcW w:w="283" w:type="dxa"/>
                <w:shd w:val="clear" w:color="auto" w:fill="EAF1DD" w:themeFill="accent3" w:themeFillTint="33"/>
              </w:tcPr>
            </w:tcPrChange>
          </w:tcPr>
          <w:p w14:paraId="68DD6FE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0" w:author="Author">
              <w:tcPr>
                <w:tcW w:w="283" w:type="dxa"/>
                <w:shd w:val="clear" w:color="auto" w:fill="EAF1DD" w:themeFill="accent3" w:themeFillTint="33"/>
              </w:tcPr>
            </w:tcPrChange>
          </w:tcPr>
          <w:p w14:paraId="121A8B3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1" w:author="Author">
              <w:tcPr>
                <w:tcW w:w="283" w:type="dxa"/>
                <w:shd w:val="clear" w:color="auto" w:fill="EAF1DD" w:themeFill="accent3" w:themeFillTint="33"/>
              </w:tcPr>
            </w:tcPrChange>
          </w:tcPr>
          <w:p w14:paraId="1F5BB3D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2" w:author="Author">
              <w:tcPr>
                <w:tcW w:w="283" w:type="dxa"/>
                <w:shd w:val="clear" w:color="auto" w:fill="EAF1DD" w:themeFill="accent3" w:themeFillTint="33"/>
              </w:tcPr>
            </w:tcPrChange>
          </w:tcPr>
          <w:p w14:paraId="1C0E35E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3" w:author="Author">
              <w:tcPr>
                <w:tcW w:w="283" w:type="dxa"/>
                <w:shd w:val="clear" w:color="auto" w:fill="DAEEF3" w:themeFill="accent5" w:themeFillTint="33"/>
              </w:tcPr>
            </w:tcPrChange>
          </w:tcPr>
          <w:p w14:paraId="6837157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4" w:author="Author">
              <w:tcPr>
                <w:tcW w:w="283" w:type="dxa"/>
                <w:shd w:val="clear" w:color="auto" w:fill="DAEEF3" w:themeFill="accent5" w:themeFillTint="33"/>
              </w:tcPr>
            </w:tcPrChange>
          </w:tcPr>
          <w:p w14:paraId="243E7C2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5" w:author="Author">
              <w:tcPr>
                <w:tcW w:w="283" w:type="dxa"/>
                <w:shd w:val="clear" w:color="auto" w:fill="DAEEF3" w:themeFill="accent5" w:themeFillTint="33"/>
              </w:tcPr>
            </w:tcPrChange>
          </w:tcPr>
          <w:p w14:paraId="0C2E81F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6" w:author="Author">
              <w:tcPr>
                <w:tcW w:w="283" w:type="dxa"/>
                <w:shd w:val="clear" w:color="auto" w:fill="DAEEF3" w:themeFill="accent5" w:themeFillTint="33"/>
              </w:tcPr>
            </w:tcPrChange>
          </w:tcPr>
          <w:p w14:paraId="6F3BF23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37" w:author="Author">
              <w:tcPr>
                <w:tcW w:w="283" w:type="dxa"/>
                <w:shd w:val="clear" w:color="auto" w:fill="DAEEF3" w:themeFill="accent5" w:themeFillTint="33"/>
              </w:tcPr>
            </w:tcPrChange>
          </w:tcPr>
          <w:p w14:paraId="69C7DE87" w14:textId="77777777" w:rsidR="00DD74A3" w:rsidRPr="00DD74A3" w:rsidRDefault="00DD74A3" w:rsidP="00DD74A3">
            <w:pPr>
              <w:spacing w:before="60" w:after="60" w:line="240" w:lineRule="auto"/>
              <w:rPr>
                <w:rFonts w:ascii="Times New Roman" w:hAnsi="Times New Roman"/>
                <w:b/>
                <w:sz w:val="24"/>
                <w:szCs w:val="24"/>
                <w:lang w:val="en-ID"/>
              </w:rPr>
            </w:pPr>
          </w:p>
        </w:tc>
      </w:tr>
      <w:tr w:rsidR="00DD74A3" w:rsidRPr="00DD74A3" w14:paraId="6F2FC532" w14:textId="77777777" w:rsidTr="002251F3">
        <w:trPr>
          <w:trHeight w:val="240"/>
          <w:trPrChange w:id="938" w:author="Author">
            <w:trPr>
              <w:trHeight w:val="240"/>
            </w:trPr>
          </w:trPrChange>
        </w:trPr>
        <w:tc>
          <w:tcPr>
            <w:tcW w:w="14524" w:type="dxa"/>
            <w:gridSpan w:val="33"/>
            <w:tcPrChange w:id="939" w:author="Author">
              <w:tcPr>
                <w:tcW w:w="14524" w:type="dxa"/>
                <w:gridSpan w:val="33"/>
                <w:shd w:val="clear" w:color="auto" w:fill="FDE9D9" w:themeFill="accent6" w:themeFillTint="33"/>
              </w:tcPr>
            </w:tcPrChange>
          </w:tcPr>
          <w:p w14:paraId="1F573242"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7 :</w:t>
            </w:r>
            <w:proofErr w:type="gramEnd"/>
            <w:r>
              <w:rPr>
                <w:rFonts w:ascii="Times New Roman" w:hAnsi="Times New Roman"/>
                <w:b/>
                <w:sz w:val="24"/>
                <w:szCs w:val="24"/>
                <w:lang w:val="en-ID"/>
              </w:rPr>
              <w:t xml:space="preserve"> CAUSE AND EFFECT</w:t>
            </w:r>
          </w:p>
        </w:tc>
      </w:tr>
      <w:tr w:rsidR="00DD74A3" w:rsidRPr="00DD74A3" w14:paraId="0772C37D" w14:textId="77777777" w:rsidTr="002251F3">
        <w:trPr>
          <w:trHeight w:val="240"/>
          <w:trPrChange w:id="940" w:author="Author">
            <w:trPr>
              <w:trHeight w:val="240"/>
            </w:trPr>
          </w:trPrChange>
        </w:trPr>
        <w:tc>
          <w:tcPr>
            <w:tcW w:w="14524" w:type="dxa"/>
            <w:gridSpan w:val="33"/>
            <w:tcPrChange w:id="941" w:author="Author">
              <w:tcPr>
                <w:tcW w:w="14524" w:type="dxa"/>
                <w:gridSpan w:val="33"/>
                <w:shd w:val="clear" w:color="auto" w:fill="FDE9D9" w:themeFill="accent6" w:themeFillTint="33"/>
              </w:tcPr>
            </w:tcPrChange>
          </w:tcPr>
          <w:p w14:paraId="16AD0A59"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sidR="00702DF7">
              <w:rPr>
                <w:rFonts w:ascii="Times New Roman" w:hAnsi="Times New Roman"/>
                <w:b/>
                <w:i/>
                <w:caps/>
                <w:sz w:val="24"/>
                <w:szCs w:val="24"/>
              </w:rPr>
              <w:t>Fungsi sosial, struktur teks dan unsur kebahasaan teks interaksi transaksional lisan dan tulis yang melibatkan tindakan memberi dan meminta informasi terkait hubungan sebab akibat, sesuai dengan konteks penggunaannya</w:t>
            </w:r>
          </w:p>
        </w:tc>
      </w:tr>
      <w:tr w:rsidR="00F213FB" w:rsidRPr="00DD74A3" w14:paraId="1B065E48" w14:textId="77777777" w:rsidTr="002251F3">
        <w:trPr>
          <w:trHeight w:val="240"/>
          <w:trPrChange w:id="942" w:author="Author">
            <w:trPr>
              <w:trHeight w:val="240"/>
            </w:trPr>
          </w:trPrChange>
        </w:trPr>
        <w:tc>
          <w:tcPr>
            <w:tcW w:w="452" w:type="dxa"/>
            <w:tcPrChange w:id="943" w:author="Author">
              <w:tcPr>
                <w:tcW w:w="452" w:type="dxa"/>
                <w:shd w:val="clear" w:color="auto" w:fill="BFBFBF" w:themeFill="background1" w:themeFillShade="BF"/>
              </w:tcPr>
            </w:tcPrChange>
          </w:tcPr>
          <w:p w14:paraId="58C24D01"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944" w:author="Author">
              <w:r w:rsidDel="006E73F6">
                <w:rPr>
                  <w:rFonts w:ascii="Times New Roman" w:hAnsi="Times New Roman"/>
                  <w:b/>
                  <w:sz w:val="24"/>
                  <w:szCs w:val="24"/>
                  <w:lang w:val="en-ID"/>
                </w:rPr>
                <w:delText>1</w:delText>
              </w:r>
            </w:del>
            <w:ins w:id="945" w:author="Author">
              <w:r w:rsidR="006E73F6">
                <w:rPr>
                  <w:rFonts w:ascii="Times New Roman" w:hAnsi="Times New Roman"/>
                  <w:b/>
                  <w:sz w:val="24"/>
                  <w:szCs w:val="24"/>
                  <w:lang w:val="en-ID"/>
                </w:rPr>
                <w:t>3</w:t>
              </w:r>
            </w:ins>
          </w:p>
        </w:tc>
        <w:tc>
          <w:tcPr>
            <w:tcW w:w="4770" w:type="dxa"/>
            <w:tcPrChange w:id="946" w:author="Author">
              <w:tcPr>
                <w:tcW w:w="4770" w:type="dxa"/>
                <w:shd w:val="clear" w:color="auto" w:fill="F2F2F2" w:themeFill="background1" w:themeFillShade="F2"/>
              </w:tcPr>
            </w:tcPrChange>
          </w:tcPr>
          <w:p w14:paraId="3110FADA"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hAnsi="Times New Roman"/>
                <w:sz w:val="24"/>
                <w:szCs w:val="24"/>
              </w:rPr>
              <w:t>11.7.1</w:t>
            </w:r>
            <w:r>
              <w:rPr>
                <w:rFonts w:ascii="Times New Roman" w:hAnsi="Times New Roman"/>
                <w:sz w:val="24"/>
                <w:szCs w:val="24"/>
              </w:rPr>
              <w:tab/>
            </w:r>
            <w:r w:rsidR="00702DF7">
              <w:rPr>
                <w:rFonts w:ascii="Times New Roman" w:hAnsi="Times New Roman"/>
                <w:sz w:val="24"/>
                <w:szCs w:val="24"/>
              </w:rPr>
              <w:t xml:space="preserve">Setelah </w:t>
            </w:r>
            <w:proofErr w:type="spellStart"/>
            <w:r w:rsidR="00702DF7">
              <w:rPr>
                <w:rFonts w:ascii="Times New Roman" w:hAnsi="Times New Roman"/>
                <w:sz w:val="24"/>
                <w:szCs w:val="24"/>
              </w:rPr>
              <w:t>kegiatan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pembelajaran</w:t>
            </w:r>
            <w:proofErr w:type="spellEnd"/>
            <w:r w:rsidR="00702DF7">
              <w:rPr>
                <w:rFonts w:ascii="Times New Roman" w:hAnsi="Times New Roman"/>
                <w:sz w:val="24"/>
                <w:szCs w:val="24"/>
              </w:rPr>
              <w:t xml:space="preserve"> 1 </w:t>
            </w:r>
            <w:proofErr w:type="spellStart"/>
            <w:r w:rsidR="00702DF7">
              <w:rPr>
                <w:rFonts w:ascii="Times New Roman" w:hAnsi="Times New Roman"/>
                <w:sz w:val="24"/>
                <w:szCs w:val="24"/>
              </w:rPr>
              <w:t>ini</w:t>
            </w:r>
            <w:proofErr w:type="spellEnd"/>
            <w:r w:rsidR="00702DF7">
              <w:rPr>
                <w:rFonts w:ascii="Times New Roman" w:hAnsi="Times New Roman"/>
                <w:sz w:val="24"/>
                <w:szCs w:val="24"/>
              </w:rPr>
              <w:t xml:space="preserve"> kalian </w:t>
            </w:r>
            <w:proofErr w:type="spellStart"/>
            <w:r w:rsidR="00702DF7">
              <w:rPr>
                <w:rFonts w:ascii="Times New Roman" w:hAnsi="Times New Roman"/>
                <w:sz w:val="24"/>
                <w:szCs w:val="24"/>
              </w:rPr>
              <w:t>diharapkan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mampu</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membedakan</w:t>
            </w:r>
            <w:proofErr w:type="spellEnd"/>
            <w:r w:rsidR="00702DF7">
              <w:rPr>
                <w:rFonts w:ascii="Times New Roman" w:hAnsi="Times New Roman"/>
                <w:sz w:val="24"/>
                <w:szCs w:val="24"/>
              </w:rPr>
              <w:t xml:space="preserve"> dan </w:t>
            </w:r>
            <w:proofErr w:type="spellStart"/>
            <w:r w:rsidR="00702DF7">
              <w:rPr>
                <w:rFonts w:ascii="Times New Roman" w:hAnsi="Times New Roman"/>
                <w:sz w:val="24"/>
                <w:szCs w:val="24"/>
              </w:rPr>
              <w:t>menggunakan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fungsi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sosial</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lastRenderedPageBreak/>
              <w:t>struktur</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teks</w:t>
            </w:r>
            <w:proofErr w:type="spellEnd"/>
            <w:r w:rsidR="00702DF7">
              <w:rPr>
                <w:rFonts w:ascii="Times New Roman" w:hAnsi="Times New Roman"/>
                <w:sz w:val="24"/>
                <w:szCs w:val="24"/>
              </w:rPr>
              <w:t xml:space="preserve"> dan </w:t>
            </w:r>
            <w:proofErr w:type="spellStart"/>
            <w:r w:rsidR="00702DF7">
              <w:rPr>
                <w:rFonts w:ascii="Times New Roman" w:hAnsi="Times New Roman"/>
                <w:sz w:val="24"/>
                <w:szCs w:val="24"/>
              </w:rPr>
              <w:t>unsur</w:t>
            </w:r>
            <w:proofErr w:type="spellEnd"/>
            <w:r w:rsidR="00702DF7">
              <w:rPr>
                <w:rFonts w:ascii="Times New Roman" w:hAnsi="Times New Roman"/>
                <w:sz w:val="24"/>
                <w:szCs w:val="24"/>
              </w:rPr>
              <w:t xml:space="preserve"> </w:t>
            </w:r>
            <w:proofErr w:type="spellStart"/>
            <w:r w:rsidR="00702DF7" w:rsidRPr="00702DF7">
              <w:rPr>
                <w:rFonts w:ascii="Times New Roman" w:hAnsi="Times New Roman"/>
                <w:sz w:val="24"/>
                <w:szCs w:val="24"/>
                <w:lang w:val="en-ID"/>
              </w:rPr>
              <w:t>kebahasaan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ungkapan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sebab</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akibat</w:t>
            </w:r>
            <w:proofErr w:type="spellEnd"/>
            <w:r w:rsidR="00702DF7">
              <w:rPr>
                <w:rFonts w:ascii="Times New Roman" w:hAnsi="Times New Roman"/>
                <w:sz w:val="24"/>
                <w:szCs w:val="24"/>
              </w:rPr>
              <w:t xml:space="preserve"> </w:t>
            </w:r>
            <w:r w:rsidR="00702DF7">
              <w:rPr>
                <w:rFonts w:ascii="Times New Roman" w:hAnsi="Times New Roman"/>
                <w:i/>
                <w:sz w:val="24"/>
                <w:szCs w:val="24"/>
              </w:rPr>
              <w:t>because of ..., due to ..., thanks to</w:t>
            </w:r>
            <w:proofErr w:type="gramStart"/>
            <w:r w:rsidR="00702DF7">
              <w:rPr>
                <w:rFonts w:ascii="Times New Roman" w:hAnsi="Times New Roman"/>
                <w:i/>
                <w:sz w:val="24"/>
                <w:szCs w:val="24"/>
              </w:rPr>
              <w:t xml:space="preserve"> ..</w:t>
            </w:r>
            <w:proofErr w:type="gramEnd"/>
            <w:r w:rsidR="00702DF7">
              <w:rPr>
                <w:rFonts w:ascii="Times New Roman" w:hAnsi="Times New Roman"/>
                <w:i/>
                <w:sz w:val="24"/>
                <w:szCs w:val="24"/>
              </w:rPr>
              <w:t xml:space="preserve"> </w:t>
            </w:r>
            <w:proofErr w:type="spellStart"/>
            <w:r w:rsidR="00702DF7">
              <w:rPr>
                <w:rFonts w:ascii="Times New Roman" w:hAnsi="Times New Roman"/>
                <w:sz w:val="24"/>
                <w:szCs w:val="24"/>
              </w:rPr>
              <w:t>dalam</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percakapan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sehari-hari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sesuai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dengan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konteks</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penggunaannya</w:t>
            </w:r>
            <w:proofErr w:type="spellEnd"/>
            <w:r w:rsidR="00702DF7">
              <w:rPr>
                <w:rFonts w:ascii="Times New Roman" w:hAnsi="Times New Roman"/>
                <w:sz w:val="24"/>
                <w:szCs w:val="24"/>
              </w:rPr>
              <w:t>.</w:t>
            </w:r>
          </w:p>
        </w:tc>
        <w:tc>
          <w:tcPr>
            <w:tcW w:w="820" w:type="dxa"/>
            <w:tcPrChange w:id="947" w:author="Author">
              <w:tcPr>
                <w:tcW w:w="820" w:type="dxa"/>
                <w:shd w:val="clear" w:color="auto" w:fill="F2DBDB" w:themeFill="accent2" w:themeFillTint="33"/>
              </w:tcPr>
            </w:tcPrChange>
          </w:tcPr>
          <w:p w14:paraId="73744EB7"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lastRenderedPageBreak/>
              <w:t>JP</w:t>
            </w:r>
          </w:p>
        </w:tc>
        <w:tc>
          <w:tcPr>
            <w:tcW w:w="282" w:type="dxa"/>
            <w:tcPrChange w:id="948" w:author="Author">
              <w:tcPr>
                <w:tcW w:w="282" w:type="dxa"/>
                <w:shd w:val="clear" w:color="auto" w:fill="EAF1DD" w:themeFill="accent3" w:themeFillTint="33"/>
              </w:tcPr>
            </w:tcPrChange>
          </w:tcPr>
          <w:p w14:paraId="4FFCB44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49" w:author="Author">
              <w:tcPr>
                <w:tcW w:w="282" w:type="dxa"/>
                <w:shd w:val="clear" w:color="auto" w:fill="EAF1DD" w:themeFill="accent3" w:themeFillTint="33"/>
              </w:tcPr>
            </w:tcPrChange>
          </w:tcPr>
          <w:p w14:paraId="2C9D9E2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50" w:author="Author">
              <w:tcPr>
                <w:tcW w:w="282" w:type="dxa"/>
                <w:shd w:val="clear" w:color="auto" w:fill="EAF1DD" w:themeFill="accent3" w:themeFillTint="33"/>
              </w:tcPr>
            </w:tcPrChange>
          </w:tcPr>
          <w:p w14:paraId="35C91024" w14:textId="1AAB2CF2"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51" w:author="Author">
              <w:tcPr>
                <w:tcW w:w="282" w:type="dxa"/>
                <w:shd w:val="clear" w:color="auto" w:fill="EAF1DD" w:themeFill="accent3" w:themeFillTint="33"/>
              </w:tcPr>
            </w:tcPrChange>
          </w:tcPr>
          <w:p w14:paraId="7D7D03F9" w14:textId="33E7F44A" w:rsidR="00DD74A3" w:rsidRPr="00DD74A3" w:rsidRDefault="00F213FB" w:rsidP="00DD74A3">
            <w:pPr>
              <w:spacing w:before="60" w:after="60" w:line="240" w:lineRule="auto"/>
              <w:rPr>
                <w:rFonts w:ascii="Times New Roman" w:hAnsi="Times New Roman"/>
                <w:b/>
                <w:sz w:val="24"/>
                <w:szCs w:val="24"/>
                <w:lang w:val="en-ID"/>
              </w:rPr>
            </w:pPr>
            <w:ins w:id="952" w:author="Author">
              <w:r>
                <w:rPr>
                  <w:rFonts w:ascii="Times New Roman" w:hAnsi="Times New Roman"/>
                  <w:b/>
                  <w:sz w:val="24"/>
                  <w:szCs w:val="24"/>
                  <w:lang w:val="en-ID"/>
                </w:rPr>
                <w:t>2</w:t>
              </w:r>
            </w:ins>
          </w:p>
        </w:tc>
        <w:tc>
          <w:tcPr>
            <w:tcW w:w="282" w:type="dxa"/>
            <w:tcPrChange w:id="953" w:author="Author">
              <w:tcPr>
                <w:tcW w:w="282" w:type="dxa"/>
                <w:shd w:val="clear" w:color="auto" w:fill="EAF1DD" w:themeFill="accent3" w:themeFillTint="33"/>
              </w:tcPr>
            </w:tcPrChange>
          </w:tcPr>
          <w:p w14:paraId="400E71E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54" w:author="Author">
              <w:tcPr>
                <w:tcW w:w="282" w:type="dxa"/>
                <w:shd w:val="clear" w:color="auto" w:fill="DAEEF3" w:themeFill="accent5" w:themeFillTint="33"/>
              </w:tcPr>
            </w:tcPrChange>
          </w:tcPr>
          <w:p w14:paraId="05355E5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55" w:author="Author">
              <w:tcPr>
                <w:tcW w:w="282" w:type="dxa"/>
                <w:shd w:val="clear" w:color="auto" w:fill="DAEEF3" w:themeFill="accent5" w:themeFillTint="33"/>
              </w:tcPr>
            </w:tcPrChange>
          </w:tcPr>
          <w:p w14:paraId="6B71609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56" w:author="Author">
              <w:tcPr>
                <w:tcW w:w="282" w:type="dxa"/>
                <w:shd w:val="clear" w:color="auto" w:fill="DAEEF3" w:themeFill="accent5" w:themeFillTint="33"/>
              </w:tcPr>
            </w:tcPrChange>
          </w:tcPr>
          <w:p w14:paraId="779335A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57" w:author="Author">
              <w:tcPr>
                <w:tcW w:w="283" w:type="dxa"/>
                <w:shd w:val="clear" w:color="auto" w:fill="DAEEF3" w:themeFill="accent5" w:themeFillTint="33"/>
              </w:tcPr>
            </w:tcPrChange>
          </w:tcPr>
          <w:p w14:paraId="657F304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58" w:author="Author">
              <w:tcPr>
                <w:tcW w:w="283" w:type="dxa"/>
                <w:shd w:val="clear" w:color="auto" w:fill="DAEEF3" w:themeFill="accent5" w:themeFillTint="33"/>
              </w:tcPr>
            </w:tcPrChange>
          </w:tcPr>
          <w:p w14:paraId="5B6CB69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59" w:author="Author">
              <w:tcPr>
                <w:tcW w:w="283" w:type="dxa"/>
                <w:shd w:val="clear" w:color="auto" w:fill="EAF1DD" w:themeFill="accent3" w:themeFillTint="33"/>
              </w:tcPr>
            </w:tcPrChange>
          </w:tcPr>
          <w:p w14:paraId="74A596A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0" w:author="Author">
              <w:tcPr>
                <w:tcW w:w="283" w:type="dxa"/>
                <w:shd w:val="clear" w:color="auto" w:fill="EAF1DD" w:themeFill="accent3" w:themeFillTint="33"/>
              </w:tcPr>
            </w:tcPrChange>
          </w:tcPr>
          <w:p w14:paraId="0F9219D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1" w:author="Author">
              <w:tcPr>
                <w:tcW w:w="283" w:type="dxa"/>
                <w:shd w:val="clear" w:color="auto" w:fill="EAF1DD" w:themeFill="accent3" w:themeFillTint="33"/>
              </w:tcPr>
            </w:tcPrChange>
          </w:tcPr>
          <w:p w14:paraId="72F5AFA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2" w:author="Author">
              <w:tcPr>
                <w:tcW w:w="283" w:type="dxa"/>
                <w:shd w:val="clear" w:color="auto" w:fill="EAF1DD" w:themeFill="accent3" w:themeFillTint="33"/>
              </w:tcPr>
            </w:tcPrChange>
          </w:tcPr>
          <w:p w14:paraId="5660B17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3" w:author="Author">
              <w:tcPr>
                <w:tcW w:w="283" w:type="dxa"/>
                <w:shd w:val="clear" w:color="auto" w:fill="EAF1DD" w:themeFill="accent3" w:themeFillTint="33"/>
              </w:tcPr>
            </w:tcPrChange>
          </w:tcPr>
          <w:p w14:paraId="5685491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4" w:author="Author">
              <w:tcPr>
                <w:tcW w:w="283" w:type="dxa"/>
                <w:shd w:val="clear" w:color="auto" w:fill="DAEEF3" w:themeFill="accent5" w:themeFillTint="33"/>
              </w:tcPr>
            </w:tcPrChange>
          </w:tcPr>
          <w:p w14:paraId="52520B4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5" w:author="Author">
              <w:tcPr>
                <w:tcW w:w="283" w:type="dxa"/>
                <w:shd w:val="clear" w:color="auto" w:fill="DAEEF3" w:themeFill="accent5" w:themeFillTint="33"/>
              </w:tcPr>
            </w:tcPrChange>
          </w:tcPr>
          <w:p w14:paraId="3086F89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6" w:author="Author">
              <w:tcPr>
                <w:tcW w:w="283" w:type="dxa"/>
                <w:shd w:val="clear" w:color="auto" w:fill="DAEEF3" w:themeFill="accent5" w:themeFillTint="33"/>
              </w:tcPr>
            </w:tcPrChange>
          </w:tcPr>
          <w:p w14:paraId="44FC486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7" w:author="Author">
              <w:tcPr>
                <w:tcW w:w="283" w:type="dxa"/>
                <w:shd w:val="clear" w:color="auto" w:fill="DAEEF3" w:themeFill="accent5" w:themeFillTint="33"/>
              </w:tcPr>
            </w:tcPrChange>
          </w:tcPr>
          <w:p w14:paraId="1D722EB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8" w:author="Author">
              <w:tcPr>
                <w:tcW w:w="283" w:type="dxa"/>
                <w:shd w:val="clear" w:color="auto" w:fill="DAEEF3" w:themeFill="accent5" w:themeFillTint="33"/>
              </w:tcPr>
            </w:tcPrChange>
          </w:tcPr>
          <w:p w14:paraId="4077357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69" w:author="Author">
              <w:tcPr>
                <w:tcW w:w="283" w:type="dxa"/>
                <w:shd w:val="clear" w:color="auto" w:fill="EAF1DD" w:themeFill="accent3" w:themeFillTint="33"/>
              </w:tcPr>
            </w:tcPrChange>
          </w:tcPr>
          <w:p w14:paraId="384BE4C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0" w:author="Author">
              <w:tcPr>
                <w:tcW w:w="283" w:type="dxa"/>
                <w:shd w:val="clear" w:color="auto" w:fill="EAF1DD" w:themeFill="accent3" w:themeFillTint="33"/>
              </w:tcPr>
            </w:tcPrChange>
          </w:tcPr>
          <w:p w14:paraId="5294CDD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1" w:author="Author">
              <w:tcPr>
                <w:tcW w:w="283" w:type="dxa"/>
                <w:shd w:val="clear" w:color="auto" w:fill="EAF1DD" w:themeFill="accent3" w:themeFillTint="33"/>
              </w:tcPr>
            </w:tcPrChange>
          </w:tcPr>
          <w:p w14:paraId="31A943E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2" w:author="Author">
              <w:tcPr>
                <w:tcW w:w="283" w:type="dxa"/>
                <w:shd w:val="clear" w:color="auto" w:fill="EAF1DD" w:themeFill="accent3" w:themeFillTint="33"/>
              </w:tcPr>
            </w:tcPrChange>
          </w:tcPr>
          <w:p w14:paraId="459F323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3" w:author="Author">
              <w:tcPr>
                <w:tcW w:w="283" w:type="dxa"/>
                <w:shd w:val="clear" w:color="auto" w:fill="EAF1DD" w:themeFill="accent3" w:themeFillTint="33"/>
              </w:tcPr>
            </w:tcPrChange>
          </w:tcPr>
          <w:p w14:paraId="07552E8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4" w:author="Author">
              <w:tcPr>
                <w:tcW w:w="283" w:type="dxa"/>
                <w:shd w:val="clear" w:color="auto" w:fill="DAEEF3" w:themeFill="accent5" w:themeFillTint="33"/>
              </w:tcPr>
            </w:tcPrChange>
          </w:tcPr>
          <w:p w14:paraId="69E7021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5" w:author="Author">
              <w:tcPr>
                <w:tcW w:w="283" w:type="dxa"/>
                <w:shd w:val="clear" w:color="auto" w:fill="DAEEF3" w:themeFill="accent5" w:themeFillTint="33"/>
              </w:tcPr>
            </w:tcPrChange>
          </w:tcPr>
          <w:p w14:paraId="5E48927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6" w:author="Author">
              <w:tcPr>
                <w:tcW w:w="283" w:type="dxa"/>
                <w:shd w:val="clear" w:color="auto" w:fill="DAEEF3" w:themeFill="accent5" w:themeFillTint="33"/>
              </w:tcPr>
            </w:tcPrChange>
          </w:tcPr>
          <w:p w14:paraId="21278BB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7" w:author="Author">
              <w:tcPr>
                <w:tcW w:w="283" w:type="dxa"/>
                <w:shd w:val="clear" w:color="auto" w:fill="DAEEF3" w:themeFill="accent5" w:themeFillTint="33"/>
              </w:tcPr>
            </w:tcPrChange>
          </w:tcPr>
          <w:p w14:paraId="0528A77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78" w:author="Author">
              <w:tcPr>
                <w:tcW w:w="283" w:type="dxa"/>
                <w:shd w:val="clear" w:color="auto" w:fill="DAEEF3" w:themeFill="accent5" w:themeFillTint="33"/>
              </w:tcPr>
            </w:tcPrChange>
          </w:tcPr>
          <w:p w14:paraId="03ACE629" w14:textId="77777777" w:rsidR="00DD74A3" w:rsidRPr="00DD74A3" w:rsidRDefault="00DD74A3" w:rsidP="00DD74A3">
            <w:pPr>
              <w:spacing w:before="60" w:after="60" w:line="240" w:lineRule="auto"/>
              <w:rPr>
                <w:rFonts w:ascii="Times New Roman" w:hAnsi="Times New Roman"/>
                <w:b/>
                <w:sz w:val="24"/>
                <w:szCs w:val="24"/>
                <w:lang w:val="en-ID"/>
              </w:rPr>
            </w:pPr>
          </w:p>
        </w:tc>
      </w:tr>
      <w:tr w:rsidR="00DD74A3" w:rsidRPr="00DD74A3" w14:paraId="7D9B6445" w14:textId="77777777" w:rsidTr="002251F3">
        <w:trPr>
          <w:trHeight w:val="240"/>
          <w:trPrChange w:id="979" w:author="Author">
            <w:trPr>
              <w:trHeight w:val="240"/>
            </w:trPr>
          </w:trPrChange>
        </w:trPr>
        <w:tc>
          <w:tcPr>
            <w:tcW w:w="14524" w:type="dxa"/>
            <w:gridSpan w:val="33"/>
            <w:tcPrChange w:id="980" w:author="Author">
              <w:tcPr>
                <w:tcW w:w="14524" w:type="dxa"/>
                <w:gridSpan w:val="33"/>
                <w:shd w:val="clear" w:color="auto" w:fill="FDE9D9" w:themeFill="accent6" w:themeFillTint="33"/>
              </w:tcPr>
            </w:tcPrChange>
          </w:tcPr>
          <w:p w14:paraId="5E5BAA26"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sidR="00702DF7">
              <w:rPr>
                <w:rFonts w:ascii="Times New Roman" w:hAnsi="Times New Roman"/>
                <w:b/>
                <w:bCs/>
                <w:caps/>
                <w:sz w:val="24"/>
                <w:szCs w:val="24"/>
              </w:rPr>
              <w:t>Makna hubungan sebab dan akibat atau cause and effect sesuai konteks</w:t>
            </w:r>
          </w:p>
        </w:tc>
      </w:tr>
      <w:tr w:rsidR="00F213FB" w:rsidRPr="00DD74A3" w14:paraId="22797C7D" w14:textId="77777777" w:rsidTr="002251F3">
        <w:trPr>
          <w:trHeight w:val="240"/>
          <w:trPrChange w:id="981" w:author="Author">
            <w:trPr>
              <w:trHeight w:val="240"/>
            </w:trPr>
          </w:trPrChange>
        </w:trPr>
        <w:tc>
          <w:tcPr>
            <w:tcW w:w="452" w:type="dxa"/>
            <w:tcPrChange w:id="982" w:author="Author">
              <w:tcPr>
                <w:tcW w:w="452" w:type="dxa"/>
                <w:shd w:val="clear" w:color="auto" w:fill="BFBFBF" w:themeFill="background1" w:themeFillShade="BF"/>
              </w:tcPr>
            </w:tcPrChange>
          </w:tcPr>
          <w:p w14:paraId="4D629D8E"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983" w:author="Author">
              <w:r w:rsidDel="006E73F6">
                <w:rPr>
                  <w:rFonts w:ascii="Times New Roman" w:hAnsi="Times New Roman"/>
                  <w:b/>
                  <w:sz w:val="24"/>
                  <w:szCs w:val="24"/>
                  <w:lang w:val="en-ID"/>
                </w:rPr>
                <w:delText>1</w:delText>
              </w:r>
            </w:del>
            <w:ins w:id="984" w:author="Author">
              <w:r w:rsidR="006E73F6">
                <w:rPr>
                  <w:rFonts w:ascii="Times New Roman" w:hAnsi="Times New Roman"/>
                  <w:b/>
                  <w:sz w:val="24"/>
                  <w:szCs w:val="24"/>
                  <w:lang w:val="en-ID"/>
                </w:rPr>
                <w:t>4</w:t>
              </w:r>
            </w:ins>
          </w:p>
        </w:tc>
        <w:tc>
          <w:tcPr>
            <w:tcW w:w="4770" w:type="dxa"/>
            <w:tcPrChange w:id="985" w:author="Author">
              <w:tcPr>
                <w:tcW w:w="4770" w:type="dxa"/>
                <w:shd w:val="clear" w:color="auto" w:fill="F2F2F2" w:themeFill="background1" w:themeFillShade="F2"/>
              </w:tcPr>
            </w:tcPrChange>
          </w:tcPr>
          <w:p w14:paraId="5B433F67"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hAnsi="Times New Roman"/>
                <w:sz w:val="24"/>
                <w:szCs w:val="24"/>
              </w:rPr>
              <w:t>11.7.2</w:t>
            </w:r>
            <w:r>
              <w:rPr>
                <w:rFonts w:ascii="Times New Roman" w:hAnsi="Times New Roman"/>
                <w:sz w:val="24"/>
                <w:szCs w:val="24"/>
              </w:rPr>
              <w:tab/>
            </w:r>
            <w:r w:rsidR="00702DF7">
              <w:rPr>
                <w:rFonts w:ascii="Times New Roman" w:hAnsi="Times New Roman"/>
                <w:sz w:val="24"/>
                <w:szCs w:val="24"/>
              </w:rPr>
              <w:t xml:space="preserve">Setelah </w:t>
            </w:r>
            <w:proofErr w:type="spellStart"/>
            <w:r w:rsidR="00702DF7">
              <w:rPr>
                <w:rFonts w:ascii="Times New Roman" w:hAnsi="Times New Roman"/>
                <w:sz w:val="24"/>
                <w:szCs w:val="24"/>
              </w:rPr>
              <w:t>kegiatan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pembelajaran</w:t>
            </w:r>
            <w:proofErr w:type="spellEnd"/>
            <w:r w:rsidR="00702DF7">
              <w:rPr>
                <w:rFonts w:ascii="Times New Roman" w:hAnsi="Times New Roman"/>
                <w:sz w:val="24"/>
                <w:szCs w:val="24"/>
              </w:rPr>
              <w:t xml:space="preserve"> 2 </w:t>
            </w:r>
            <w:proofErr w:type="spellStart"/>
            <w:r w:rsidR="00702DF7">
              <w:rPr>
                <w:rFonts w:ascii="Times New Roman" w:hAnsi="Times New Roman"/>
                <w:sz w:val="24"/>
                <w:szCs w:val="24"/>
              </w:rPr>
              <w:t>ini</w:t>
            </w:r>
            <w:proofErr w:type="spellEnd"/>
            <w:r w:rsidR="00702DF7">
              <w:rPr>
                <w:rFonts w:ascii="Times New Roman" w:hAnsi="Times New Roman"/>
                <w:sz w:val="24"/>
                <w:szCs w:val="24"/>
              </w:rPr>
              <w:t xml:space="preserve">, kalian </w:t>
            </w:r>
            <w:proofErr w:type="spellStart"/>
            <w:r w:rsidR="00702DF7">
              <w:rPr>
                <w:rFonts w:ascii="Times New Roman" w:hAnsi="Times New Roman"/>
                <w:sz w:val="24"/>
                <w:szCs w:val="24"/>
              </w:rPr>
              <w:t>diharapkan</w:t>
            </w:r>
            <w:proofErr w:type="spellEnd"/>
            <w:r w:rsidR="00702DF7">
              <w:rPr>
                <w:rFonts w:ascii="Times New Roman" w:hAnsi="Times New Roman"/>
                <w:sz w:val="24"/>
                <w:szCs w:val="24"/>
              </w:rPr>
              <w:t xml:space="preserve"> </w:t>
            </w:r>
            <w:proofErr w:type="spellStart"/>
            <w:r w:rsidR="00702DF7" w:rsidRPr="00702DF7">
              <w:rPr>
                <w:rFonts w:ascii="Times New Roman" w:hAnsi="Times New Roman"/>
                <w:sz w:val="24"/>
                <w:szCs w:val="24"/>
                <w:lang w:val="en-ID"/>
              </w:rPr>
              <w:t>dapat</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menyusun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teks</w:t>
            </w:r>
            <w:proofErr w:type="spellEnd"/>
            <w:r w:rsidR="00702DF7">
              <w:rPr>
                <w:rFonts w:ascii="Times New Roman" w:hAnsi="Times New Roman"/>
                <w:sz w:val="24"/>
                <w:szCs w:val="24"/>
              </w:rPr>
              <w:t xml:space="preserve"> yang </w:t>
            </w:r>
            <w:proofErr w:type="spellStart"/>
            <w:r w:rsidR="00702DF7">
              <w:rPr>
                <w:rFonts w:ascii="Times New Roman" w:hAnsi="Times New Roman"/>
                <w:sz w:val="24"/>
                <w:szCs w:val="24"/>
              </w:rPr>
              <w:t>berisi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hubungan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sebab</w:t>
            </w:r>
            <w:proofErr w:type="spellEnd"/>
            <w:r w:rsidR="00702DF7">
              <w:rPr>
                <w:rFonts w:ascii="Times New Roman" w:hAnsi="Times New Roman"/>
                <w:sz w:val="24"/>
                <w:szCs w:val="24"/>
              </w:rPr>
              <w:t xml:space="preserve"> dan </w:t>
            </w:r>
            <w:proofErr w:type="spellStart"/>
            <w:proofErr w:type="gramStart"/>
            <w:r w:rsidR="00702DF7">
              <w:rPr>
                <w:rFonts w:ascii="Times New Roman" w:hAnsi="Times New Roman"/>
                <w:sz w:val="24"/>
                <w:szCs w:val="24"/>
              </w:rPr>
              <w:t>akibat</w:t>
            </w:r>
            <w:proofErr w:type="spellEnd"/>
            <w:r w:rsidR="00702DF7">
              <w:rPr>
                <w:rFonts w:ascii="Times New Roman" w:hAnsi="Times New Roman"/>
                <w:sz w:val="24"/>
                <w:szCs w:val="24"/>
              </w:rPr>
              <w:t xml:space="preserve"> ,</w:t>
            </w:r>
            <w:proofErr w:type="gramEnd"/>
            <w:r w:rsidR="00702DF7">
              <w:rPr>
                <w:rFonts w:ascii="Times New Roman" w:hAnsi="Times New Roman"/>
                <w:sz w:val="24"/>
                <w:szCs w:val="24"/>
              </w:rPr>
              <w:t xml:space="preserve"> dan </w:t>
            </w:r>
            <w:proofErr w:type="spellStart"/>
            <w:r w:rsidR="00702DF7">
              <w:rPr>
                <w:rFonts w:ascii="Times New Roman" w:hAnsi="Times New Roman"/>
                <w:sz w:val="24"/>
                <w:szCs w:val="24"/>
              </w:rPr>
              <w:t>melengkapi</w:t>
            </w:r>
            <w:proofErr w:type="spellEnd"/>
            <w:r w:rsidR="00702DF7">
              <w:rPr>
                <w:rFonts w:ascii="Times New Roman" w:hAnsi="Times New Roman"/>
                <w:sz w:val="24"/>
                <w:szCs w:val="24"/>
              </w:rPr>
              <w:t xml:space="preserve"> </w:t>
            </w:r>
            <w:r w:rsidR="00702DF7">
              <w:rPr>
                <w:rFonts w:ascii="Times New Roman" w:hAnsi="Times New Roman"/>
                <w:i/>
                <w:sz w:val="24"/>
                <w:szCs w:val="24"/>
              </w:rPr>
              <w:t xml:space="preserve">cause dan effect </w:t>
            </w:r>
            <w:proofErr w:type="spellStart"/>
            <w:r w:rsidR="00702DF7">
              <w:rPr>
                <w:rFonts w:ascii="Times New Roman" w:hAnsi="Times New Roman"/>
                <w:sz w:val="24"/>
                <w:szCs w:val="24"/>
              </w:rPr>
              <w:t>berdasarkan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situasi</w:t>
            </w:r>
            <w:proofErr w:type="spellEnd"/>
            <w:r w:rsidR="00702DF7">
              <w:rPr>
                <w:rFonts w:ascii="Times New Roman" w:hAnsi="Times New Roman"/>
                <w:sz w:val="24"/>
                <w:szCs w:val="24"/>
              </w:rPr>
              <w:t xml:space="preserve"> yang </w:t>
            </w:r>
            <w:proofErr w:type="spellStart"/>
            <w:r w:rsidR="00702DF7">
              <w:rPr>
                <w:rFonts w:ascii="Times New Roman" w:hAnsi="Times New Roman"/>
                <w:sz w:val="24"/>
                <w:szCs w:val="24"/>
              </w:rPr>
              <w:t>diberikan</w:t>
            </w:r>
            <w:proofErr w:type="spellEnd"/>
            <w:r w:rsidR="00702DF7">
              <w:rPr>
                <w:rFonts w:ascii="Times New Roman" w:hAnsi="Times New Roman"/>
                <w:sz w:val="24"/>
                <w:szCs w:val="24"/>
              </w:rPr>
              <w:t>.</w:t>
            </w:r>
          </w:p>
        </w:tc>
        <w:tc>
          <w:tcPr>
            <w:tcW w:w="820" w:type="dxa"/>
            <w:tcPrChange w:id="986" w:author="Author">
              <w:tcPr>
                <w:tcW w:w="820" w:type="dxa"/>
                <w:shd w:val="clear" w:color="auto" w:fill="F2DBDB" w:themeFill="accent2" w:themeFillTint="33"/>
              </w:tcPr>
            </w:tcPrChange>
          </w:tcPr>
          <w:p w14:paraId="3DE4450F"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t>JP</w:t>
            </w:r>
          </w:p>
        </w:tc>
        <w:tc>
          <w:tcPr>
            <w:tcW w:w="282" w:type="dxa"/>
            <w:tcPrChange w:id="987" w:author="Author">
              <w:tcPr>
                <w:tcW w:w="282" w:type="dxa"/>
                <w:shd w:val="clear" w:color="auto" w:fill="EAF1DD" w:themeFill="accent3" w:themeFillTint="33"/>
              </w:tcPr>
            </w:tcPrChange>
          </w:tcPr>
          <w:p w14:paraId="793A26D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88" w:author="Author">
              <w:tcPr>
                <w:tcW w:w="282" w:type="dxa"/>
                <w:shd w:val="clear" w:color="auto" w:fill="EAF1DD" w:themeFill="accent3" w:themeFillTint="33"/>
              </w:tcPr>
            </w:tcPrChange>
          </w:tcPr>
          <w:p w14:paraId="46F0F08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89" w:author="Author">
              <w:tcPr>
                <w:tcW w:w="282" w:type="dxa"/>
                <w:shd w:val="clear" w:color="auto" w:fill="EAF1DD" w:themeFill="accent3" w:themeFillTint="33"/>
              </w:tcPr>
            </w:tcPrChange>
          </w:tcPr>
          <w:p w14:paraId="24475C0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90" w:author="Author">
              <w:tcPr>
                <w:tcW w:w="282" w:type="dxa"/>
                <w:shd w:val="clear" w:color="auto" w:fill="EAF1DD" w:themeFill="accent3" w:themeFillTint="33"/>
              </w:tcPr>
            </w:tcPrChange>
          </w:tcPr>
          <w:p w14:paraId="60A175B7" w14:textId="64939372"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991" w:author="Author">
              <w:tcPr>
                <w:tcW w:w="282" w:type="dxa"/>
                <w:shd w:val="clear" w:color="auto" w:fill="EAF1DD" w:themeFill="accent3" w:themeFillTint="33"/>
              </w:tcPr>
            </w:tcPrChange>
          </w:tcPr>
          <w:p w14:paraId="2D2DE824" w14:textId="068E8B08" w:rsidR="00DD74A3" w:rsidRPr="00DD74A3" w:rsidRDefault="00F213FB" w:rsidP="00DD74A3">
            <w:pPr>
              <w:spacing w:before="60" w:after="60" w:line="240" w:lineRule="auto"/>
              <w:rPr>
                <w:rFonts w:ascii="Times New Roman" w:hAnsi="Times New Roman"/>
                <w:b/>
                <w:sz w:val="24"/>
                <w:szCs w:val="24"/>
                <w:lang w:val="en-ID"/>
              </w:rPr>
            </w:pPr>
            <w:ins w:id="992" w:author="Author">
              <w:r>
                <w:rPr>
                  <w:rFonts w:ascii="Times New Roman" w:hAnsi="Times New Roman"/>
                  <w:b/>
                  <w:sz w:val="24"/>
                  <w:szCs w:val="24"/>
                  <w:lang w:val="en-ID"/>
                </w:rPr>
                <w:t>2</w:t>
              </w:r>
            </w:ins>
          </w:p>
        </w:tc>
        <w:tc>
          <w:tcPr>
            <w:tcW w:w="282" w:type="dxa"/>
            <w:tcPrChange w:id="993" w:author="Author">
              <w:tcPr>
                <w:tcW w:w="282" w:type="dxa"/>
                <w:shd w:val="clear" w:color="auto" w:fill="DAEEF3" w:themeFill="accent5" w:themeFillTint="33"/>
              </w:tcPr>
            </w:tcPrChange>
          </w:tcPr>
          <w:p w14:paraId="552F6DD1" w14:textId="0C8C7115" w:rsidR="00DD74A3" w:rsidRPr="00DD74A3" w:rsidRDefault="00F213FB" w:rsidP="00DD74A3">
            <w:pPr>
              <w:spacing w:before="60" w:after="60" w:line="240" w:lineRule="auto"/>
              <w:rPr>
                <w:rFonts w:ascii="Times New Roman" w:hAnsi="Times New Roman"/>
                <w:b/>
                <w:sz w:val="24"/>
                <w:szCs w:val="24"/>
                <w:lang w:val="en-ID"/>
              </w:rPr>
            </w:pPr>
            <w:ins w:id="994" w:author="Author">
              <w:r>
                <w:rPr>
                  <w:rFonts w:ascii="Times New Roman" w:hAnsi="Times New Roman"/>
                  <w:b/>
                  <w:sz w:val="24"/>
                  <w:szCs w:val="24"/>
                  <w:lang w:val="en-ID"/>
                </w:rPr>
                <w:t>2</w:t>
              </w:r>
            </w:ins>
          </w:p>
        </w:tc>
        <w:tc>
          <w:tcPr>
            <w:tcW w:w="282" w:type="dxa"/>
            <w:tcPrChange w:id="995" w:author="Author">
              <w:tcPr>
                <w:tcW w:w="282" w:type="dxa"/>
                <w:shd w:val="clear" w:color="auto" w:fill="DAEEF3" w:themeFill="accent5" w:themeFillTint="33"/>
              </w:tcPr>
            </w:tcPrChange>
          </w:tcPr>
          <w:p w14:paraId="1794C25F" w14:textId="02DADEFE" w:rsidR="00DD74A3" w:rsidRPr="00DD74A3" w:rsidRDefault="00F213FB" w:rsidP="00DD74A3">
            <w:pPr>
              <w:spacing w:before="60" w:after="60" w:line="240" w:lineRule="auto"/>
              <w:rPr>
                <w:rFonts w:ascii="Times New Roman" w:hAnsi="Times New Roman"/>
                <w:b/>
                <w:sz w:val="24"/>
                <w:szCs w:val="24"/>
                <w:lang w:val="en-ID"/>
              </w:rPr>
            </w:pPr>
            <w:ins w:id="996" w:author="Author">
              <w:r>
                <w:rPr>
                  <w:rFonts w:ascii="Times New Roman" w:hAnsi="Times New Roman"/>
                  <w:b/>
                  <w:sz w:val="24"/>
                  <w:szCs w:val="24"/>
                  <w:lang w:val="en-ID"/>
                </w:rPr>
                <w:t>2</w:t>
              </w:r>
            </w:ins>
          </w:p>
        </w:tc>
        <w:tc>
          <w:tcPr>
            <w:tcW w:w="282" w:type="dxa"/>
            <w:tcPrChange w:id="997" w:author="Author">
              <w:tcPr>
                <w:tcW w:w="282" w:type="dxa"/>
                <w:shd w:val="clear" w:color="auto" w:fill="DAEEF3" w:themeFill="accent5" w:themeFillTint="33"/>
              </w:tcPr>
            </w:tcPrChange>
          </w:tcPr>
          <w:p w14:paraId="40F1690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98" w:author="Author">
              <w:tcPr>
                <w:tcW w:w="283" w:type="dxa"/>
                <w:shd w:val="clear" w:color="auto" w:fill="DAEEF3" w:themeFill="accent5" w:themeFillTint="33"/>
              </w:tcPr>
            </w:tcPrChange>
          </w:tcPr>
          <w:p w14:paraId="0856824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999" w:author="Author">
              <w:tcPr>
                <w:tcW w:w="283" w:type="dxa"/>
                <w:shd w:val="clear" w:color="auto" w:fill="DAEEF3" w:themeFill="accent5" w:themeFillTint="33"/>
              </w:tcPr>
            </w:tcPrChange>
          </w:tcPr>
          <w:p w14:paraId="79D02CF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0" w:author="Author">
              <w:tcPr>
                <w:tcW w:w="283" w:type="dxa"/>
                <w:shd w:val="clear" w:color="auto" w:fill="EAF1DD" w:themeFill="accent3" w:themeFillTint="33"/>
              </w:tcPr>
            </w:tcPrChange>
          </w:tcPr>
          <w:p w14:paraId="4258E2E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1" w:author="Author">
              <w:tcPr>
                <w:tcW w:w="283" w:type="dxa"/>
                <w:shd w:val="clear" w:color="auto" w:fill="EAF1DD" w:themeFill="accent3" w:themeFillTint="33"/>
              </w:tcPr>
            </w:tcPrChange>
          </w:tcPr>
          <w:p w14:paraId="6705B18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2" w:author="Author">
              <w:tcPr>
                <w:tcW w:w="283" w:type="dxa"/>
                <w:shd w:val="clear" w:color="auto" w:fill="EAF1DD" w:themeFill="accent3" w:themeFillTint="33"/>
              </w:tcPr>
            </w:tcPrChange>
          </w:tcPr>
          <w:p w14:paraId="60785A5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3" w:author="Author">
              <w:tcPr>
                <w:tcW w:w="283" w:type="dxa"/>
                <w:shd w:val="clear" w:color="auto" w:fill="EAF1DD" w:themeFill="accent3" w:themeFillTint="33"/>
              </w:tcPr>
            </w:tcPrChange>
          </w:tcPr>
          <w:p w14:paraId="042D99D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4" w:author="Author">
              <w:tcPr>
                <w:tcW w:w="283" w:type="dxa"/>
                <w:shd w:val="clear" w:color="auto" w:fill="EAF1DD" w:themeFill="accent3" w:themeFillTint="33"/>
              </w:tcPr>
            </w:tcPrChange>
          </w:tcPr>
          <w:p w14:paraId="64737A5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5" w:author="Author">
              <w:tcPr>
                <w:tcW w:w="283" w:type="dxa"/>
                <w:shd w:val="clear" w:color="auto" w:fill="DAEEF3" w:themeFill="accent5" w:themeFillTint="33"/>
              </w:tcPr>
            </w:tcPrChange>
          </w:tcPr>
          <w:p w14:paraId="3D2A108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6" w:author="Author">
              <w:tcPr>
                <w:tcW w:w="283" w:type="dxa"/>
                <w:shd w:val="clear" w:color="auto" w:fill="DAEEF3" w:themeFill="accent5" w:themeFillTint="33"/>
              </w:tcPr>
            </w:tcPrChange>
          </w:tcPr>
          <w:p w14:paraId="11C92DF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7" w:author="Author">
              <w:tcPr>
                <w:tcW w:w="283" w:type="dxa"/>
                <w:shd w:val="clear" w:color="auto" w:fill="DAEEF3" w:themeFill="accent5" w:themeFillTint="33"/>
              </w:tcPr>
            </w:tcPrChange>
          </w:tcPr>
          <w:p w14:paraId="6DF425A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8" w:author="Author">
              <w:tcPr>
                <w:tcW w:w="283" w:type="dxa"/>
                <w:shd w:val="clear" w:color="auto" w:fill="DAEEF3" w:themeFill="accent5" w:themeFillTint="33"/>
              </w:tcPr>
            </w:tcPrChange>
          </w:tcPr>
          <w:p w14:paraId="4A5667B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09" w:author="Author">
              <w:tcPr>
                <w:tcW w:w="283" w:type="dxa"/>
                <w:shd w:val="clear" w:color="auto" w:fill="DAEEF3" w:themeFill="accent5" w:themeFillTint="33"/>
              </w:tcPr>
            </w:tcPrChange>
          </w:tcPr>
          <w:p w14:paraId="6FD5B9B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0" w:author="Author">
              <w:tcPr>
                <w:tcW w:w="283" w:type="dxa"/>
                <w:shd w:val="clear" w:color="auto" w:fill="EAF1DD" w:themeFill="accent3" w:themeFillTint="33"/>
              </w:tcPr>
            </w:tcPrChange>
          </w:tcPr>
          <w:p w14:paraId="754259F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1" w:author="Author">
              <w:tcPr>
                <w:tcW w:w="283" w:type="dxa"/>
                <w:shd w:val="clear" w:color="auto" w:fill="EAF1DD" w:themeFill="accent3" w:themeFillTint="33"/>
              </w:tcPr>
            </w:tcPrChange>
          </w:tcPr>
          <w:p w14:paraId="0D82A42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2" w:author="Author">
              <w:tcPr>
                <w:tcW w:w="283" w:type="dxa"/>
                <w:shd w:val="clear" w:color="auto" w:fill="EAF1DD" w:themeFill="accent3" w:themeFillTint="33"/>
              </w:tcPr>
            </w:tcPrChange>
          </w:tcPr>
          <w:p w14:paraId="67E098B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3" w:author="Author">
              <w:tcPr>
                <w:tcW w:w="283" w:type="dxa"/>
                <w:shd w:val="clear" w:color="auto" w:fill="EAF1DD" w:themeFill="accent3" w:themeFillTint="33"/>
              </w:tcPr>
            </w:tcPrChange>
          </w:tcPr>
          <w:p w14:paraId="2E4FFDA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4" w:author="Author">
              <w:tcPr>
                <w:tcW w:w="283" w:type="dxa"/>
                <w:shd w:val="clear" w:color="auto" w:fill="EAF1DD" w:themeFill="accent3" w:themeFillTint="33"/>
              </w:tcPr>
            </w:tcPrChange>
          </w:tcPr>
          <w:p w14:paraId="4DC1A5B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5" w:author="Author">
              <w:tcPr>
                <w:tcW w:w="283" w:type="dxa"/>
                <w:shd w:val="clear" w:color="auto" w:fill="DAEEF3" w:themeFill="accent5" w:themeFillTint="33"/>
              </w:tcPr>
            </w:tcPrChange>
          </w:tcPr>
          <w:p w14:paraId="1900097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6" w:author="Author">
              <w:tcPr>
                <w:tcW w:w="283" w:type="dxa"/>
                <w:shd w:val="clear" w:color="auto" w:fill="DAEEF3" w:themeFill="accent5" w:themeFillTint="33"/>
              </w:tcPr>
            </w:tcPrChange>
          </w:tcPr>
          <w:p w14:paraId="31790BB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7" w:author="Author">
              <w:tcPr>
                <w:tcW w:w="283" w:type="dxa"/>
                <w:shd w:val="clear" w:color="auto" w:fill="DAEEF3" w:themeFill="accent5" w:themeFillTint="33"/>
              </w:tcPr>
            </w:tcPrChange>
          </w:tcPr>
          <w:p w14:paraId="0BC2C59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8" w:author="Author">
              <w:tcPr>
                <w:tcW w:w="283" w:type="dxa"/>
                <w:shd w:val="clear" w:color="auto" w:fill="DAEEF3" w:themeFill="accent5" w:themeFillTint="33"/>
              </w:tcPr>
            </w:tcPrChange>
          </w:tcPr>
          <w:p w14:paraId="4A2228F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19" w:author="Author">
              <w:tcPr>
                <w:tcW w:w="283" w:type="dxa"/>
                <w:shd w:val="clear" w:color="auto" w:fill="DAEEF3" w:themeFill="accent5" w:themeFillTint="33"/>
              </w:tcPr>
            </w:tcPrChange>
          </w:tcPr>
          <w:p w14:paraId="1B8A44AE" w14:textId="77777777" w:rsidR="00DD74A3" w:rsidRPr="00DD74A3" w:rsidRDefault="00DD74A3" w:rsidP="00DD74A3">
            <w:pPr>
              <w:spacing w:before="60" w:after="60" w:line="240" w:lineRule="auto"/>
              <w:rPr>
                <w:rFonts w:ascii="Times New Roman" w:hAnsi="Times New Roman"/>
                <w:b/>
                <w:sz w:val="24"/>
                <w:szCs w:val="24"/>
                <w:lang w:val="en-ID"/>
              </w:rPr>
            </w:pPr>
          </w:p>
        </w:tc>
      </w:tr>
      <w:tr w:rsidR="00DD74A3" w:rsidRPr="00DD74A3" w14:paraId="66B3BE6F" w14:textId="77777777" w:rsidTr="002251F3">
        <w:trPr>
          <w:trHeight w:val="240"/>
          <w:trPrChange w:id="1020" w:author="Author">
            <w:trPr>
              <w:trHeight w:val="240"/>
            </w:trPr>
          </w:trPrChange>
        </w:trPr>
        <w:tc>
          <w:tcPr>
            <w:tcW w:w="14524" w:type="dxa"/>
            <w:gridSpan w:val="33"/>
            <w:tcPrChange w:id="1021" w:author="Author">
              <w:tcPr>
                <w:tcW w:w="14524" w:type="dxa"/>
                <w:gridSpan w:val="33"/>
                <w:shd w:val="clear" w:color="auto" w:fill="FDE9D9" w:themeFill="accent6" w:themeFillTint="33"/>
              </w:tcPr>
            </w:tcPrChange>
          </w:tcPr>
          <w:p w14:paraId="29A98082"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8 :</w:t>
            </w:r>
            <w:proofErr w:type="gramEnd"/>
            <w:r>
              <w:rPr>
                <w:rFonts w:ascii="Times New Roman" w:hAnsi="Times New Roman"/>
                <w:b/>
                <w:sz w:val="24"/>
                <w:szCs w:val="24"/>
                <w:lang w:val="en-ID"/>
              </w:rPr>
              <w:t xml:space="preserve"> TELL ME HOW AND WHY</w:t>
            </w:r>
          </w:p>
        </w:tc>
      </w:tr>
      <w:tr w:rsidR="00DD74A3" w:rsidRPr="00DD74A3" w14:paraId="72F2793D" w14:textId="77777777" w:rsidTr="002251F3">
        <w:trPr>
          <w:trHeight w:val="240"/>
          <w:trPrChange w:id="1022" w:author="Author">
            <w:trPr>
              <w:trHeight w:val="240"/>
            </w:trPr>
          </w:trPrChange>
        </w:trPr>
        <w:tc>
          <w:tcPr>
            <w:tcW w:w="14524" w:type="dxa"/>
            <w:gridSpan w:val="33"/>
            <w:tcPrChange w:id="1023" w:author="Author">
              <w:tcPr>
                <w:tcW w:w="14524" w:type="dxa"/>
                <w:gridSpan w:val="33"/>
                <w:shd w:val="clear" w:color="auto" w:fill="FDE9D9" w:themeFill="accent6" w:themeFillTint="33"/>
              </w:tcPr>
            </w:tcPrChange>
          </w:tcPr>
          <w:p w14:paraId="189DA5E8"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sidR="00702DF7">
              <w:rPr>
                <w:rFonts w:ascii="Times New Roman" w:hAnsi="Times New Roman"/>
                <w:b/>
                <w:bCs/>
                <w:caps/>
                <w:sz w:val="24"/>
                <w:szCs w:val="24"/>
              </w:rPr>
              <w:t>FUNGSI SOSIAL, STRUKTUR TEKS DAN UNSUR KEBAHASAAN TEKS EKSPLANASI</w:t>
            </w:r>
          </w:p>
        </w:tc>
      </w:tr>
      <w:tr w:rsidR="00F213FB" w:rsidRPr="00DD74A3" w14:paraId="5ACEB705" w14:textId="77777777" w:rsidTr="002251F3">
        <w:trPr>
          <w:trHeight w:val="240"/>
          <w:trPrChange w:id="1024" w:author="Author">
            <w:trPr>
              <w:trHeight w:val="240"/>
            </w:trPr>
          </w:trPrChange>
        </w:trPr>
        <w:tc>
          <w:tcPr>
            <w:tcW w:w="452" w:type="dxa"/>
            <w:tcPrChange w:id="1025" w:author="Author">
              <w:tcPr>
                <w:tcW w:w="452" w:type="dxa"/>
                <w:shd w:val="clear" w:color="auto" w:fill="BFBFBF" w:themeFill="background1" w:themeFillShade="BF"/>
              </w:tcPr>
            </w:tcPrChange>
          </w:tcPr>
          <w:p w14:paraId="5B220FB2"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1026" w:author="Author">
              <w:r w:rsidDel="006E73F6">
                <w:rPr>
                  <w:rFonts w:ascii="Times New Roman" w:hAnsi="Times New Roman"/>
                  <w:b/>
                  <w:sz w:val="24"/>
                  <w:szCs w:val="24"/>
                  <w:lang w:val="en-ID"/>
                </w:rPr>
                <w:delText>1</w:delText>
              </w:r>
            </w:del>
            <w:ins w:id="1027" w:author="Author">
              <w:r w:rsidR="006E73F6">
                <w:rPr>
                  <w:rFonts w:ascii="Times New Roman" w:hAnsi="Times New Roman"/>
                  <w:b/>
                  <w:sz w:val="24"/>
                  <w:szCs w:val="24"/>
                  <w:lang w:val="en-ID"/>
                </w:rPr>
                <w:t>5</w:t>
              </w:r>
            </w:ins>
          </w:p>
        </w:tc>
        <w:tc>
          <w:tcPr>
            <w:tcW w:w="4770" w:type="dxa"/>
            <w:tcPrChange w:id="1028" w:author="Author">
              <w:tcPr>
                <w:tcW w:w="4770" w:type="dxa"/>
                <w:shd w:val="clear" w:color="auto" w:fill="F2F2F2" w:themeFill="background1" w:themeFillShade="F2"/>
              </w:tcPr>
            </w:tcPrChange>
          </w:tcPr>
          <w:p w14:paraId="44C1074A"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hAnsi="Times New Roman"/>
                <w:sz w:val="24"/>
                <w:szCs w:val="24"/>
              </w:rPr>
              <w:t>11.8.1</w:t>
            </w:r>
            <w:r>
              <w:rPr>
                <w:rFonts w:ascii="Times New Roman" w:hAnsi="Times New Roman"/>
                <w:sz w:val="24"/>
                <w:szCs w:val="24"/>
              </w:rPr>
              <w:tab/>
            </w:r>
            <w:r w:rsidR="00702DF7">
              <w:rPr>
                <w:rFonts w:ascii="Times New Roman" w:hAnsi="Times New Roman"/>
                <w:sz w:val="24"/>
                <w:szCs w:val="24"/>
              </w:rPr>
              <w:t xml:space="preserve">Setelah </w:t>
            </w:r>
            <w:proofErr w:type="spellStart"/>
            <w:r w:rsidR="00702DF7">
              <w:rPr>
                <w:rFonts w:ascii="Times New Roman" w:hAnsi="Times New Roman"/>
                <w:sz w:val="24"/>
                <w:szCs w:val="24"/>
              </w:rPr>
              <w:t>Kegiatan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Pembelajaran</w:t>
            </w:r>
            <w:proofErr w:type="spellEnd"/>
            <w:r w:rsidR="00702DF7">
              <w:rPr>
                <w:rFonts w:ascii="Times New Roman" w:hAnsi="Times New Roman"/>
                <w:sz w:val="24"/>
                <w:szCs w:val="24"/>
              </w:rPr>
              <w:t xml:space="preserve"> 1 </w:t>
            </w:r>
            <w:proofErr w:type="spellStart"/>
            <w:r w:rsidR="00702DF7">
              <w:rPr>
                <w:rFonts w:ascii="Times New Roman" w:hAnsi="Times New Roman"/>
                <w:sz w:val="24"/>
                <w:szCs w:val="24"/>
              </w:rPr>
              <w:t>ini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diharapkan</w:t>
            </w:r>
            <w:proofErr w:type="spellEnd"/>
            <w:r w:rsidR="00702DF7">
              <w:rPr>
                <w:rFonts w:ascii="Times New Roman" w:hAnsi="Times New Roman"/>
                <w:sz w:val="24"/>
                <w:szCs w:val="24"/>
              </w:rPr>
              <w:t xml:space="preserve"> Kalian </w:t>
            </w:r>
            <w:proofErr w:type="spellStart"/>
            <w:r w:rsidR="00702DF7">
              <w:rPr>
                <w:rFonts w:ascii="Times New Roman" w:hAnsi="Times New Roman"/>
                <w:sz w:val="24"/>
                <w:szCs w:val="24"/>
              </w:rPr>
              <w:t>terampil</w:t>
            </w:r>
            <w:proofErr w:type="spellEnd"/>
            <w:r w:rsidR="00702DF7">
              <w:rPr>
                <w:rFonts w:ascii="Times New Roman" w:hAnsi="Times New Roman"/>
                <w:sz w:val="24"/>
                <w:szCs w:val="24"/>
              </w:rPr>
              <w:t xml:space="preserve"> dan </w:t>
            </w:r>
            <w:proofErr w:type="spellStart"/>
            <w:r w:rsidR="00702DF7">
              <w:rPr>
                <w:rFonts w:ascii="Times New Roman" w:hAnsi="Times New Roman"/>
                <w:sz w:val="24"/>
                <w:szCs w:val="24"/>
              </w:rPr>
              <w:t>dapat</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membedakan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fungsi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sosial</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struktur</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teks</w:t>
            </w:r>
            <w:proofErr w:type="spellEnd"/>
            <w:r w:rsidR="00702DF7">
              <w:rPr>
                <w:rFonts w:ascii="Times New Roman" w:hAnsi="Times New Roman"/>
                <w:sz w:val="24"/>
                <w:szCs w:val="24"/>
              </w:rPr>
              <w:t xml:space="preserve">, dan </w:t>
            </w:r>
            <w:proofErr w:type="spellStart"/>
            <w:r w:rsidR="00702DF7">
              <w:rPr>
                <w:rFonts w:ascii="Times New Roman" w:hAnsi="Times New Roman"/>
                <w:sz w:val="24"/>
                <w:szCs w:val="24"/>
              </w:rPr>
              <w:t>unsur</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kebahasaan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beberapa</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teks</w:t>
            </w:r>
            <w:proofErr w:type="spellEnd"/>
            <w:r w:rsidR="00702DF7">
              <w:rPr>
                <w:rFonts w:ascii="Times New Roman" w:hAnsi="Times New Roman"/>
                <w:sz w:val="24"/>
                <w:szCs w:val="24"/>
              </w:rPr>
              <w:t xml:space="preserve"> </w:t>
            </w:r>
            <w:r w:rsidR="00702DF7">
              <w:rPr>
                <w:rFonts w:ascii="Times New Roman" w:hAnsi="Times New Roman"/>
                <w:i/>
                <w:sz w:val="24"/>
                <w:szCs w:val="24"/>
              </w:rPr>
              <w:t xml:space="preserve">explanation </w:t>
            </w:r>
            <w:proofErr w:type="spellStart"/>
            <w:r w:rsidR="00702DF7">
              <w:rPr>
                <w:rFonts w:ascii="Times New Roman" w:hAnsi="Times New Roman"/>
                <w:sz w:val="24"/>
                <w:szCs w:val="24"/>
              </w:rPr>
              <w:t>lisan</w:t>
            </w:r>
            <w:proofErr w:type="spellEnd"/>
            <w:r w:rsidR="00702DF7">
              <w:rPr>
                <w:rFonts w:ascii="Times New Roman" w:hAnsi="Times New Roman"/>
                <w:sz w:val="24"/>
                <w:szCs w:val="24"/>
              </w:rPr>
              <w:t xml:space="preserve"> dan </w:t>
            </w:r>
            <w:proofErr w:type="spellStart"/>
            <w:r w:rsidR="00702DF7">
              <w:rPr>
                <w:rFonts w:ascii="Times New Roman" w:hAnsi="Times New Roman"/>
                <w:sz w:val="24"/>
                <w:szCs w:val="24"/>
              </w:rPr>
              <w:t>tulis</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dengan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memberi</w:t>
            </w:r>
            <w:proofErr w:type="spellEnd"/>
            <w:r w:rsidR="00702DF7">
              <w:rPr>
                <w:rFonts w:ascii="Times New Roman" w:hAnsi="Times New Roman"/>
                <w:sz w:val="24"/>
                <w:szCs w:val="24"/>
              </w:rPr>
              <w:t xml:space="preserve"> dan </w:t>
            </w:r>
            <w:proofErr w:type="spellStart"/>
            <w:r w:rsidR="00702DF7">
              <w:rPr>
                <w:rFonts w:ascii="Times New Roman" w:hAnsi="Times New Roman"/>
                <w:sz w:val="24"/>
                <w:szCs w:val="24"/>
              </w:rPr>
              <w:t>meminta</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informasi</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terkait</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gejala</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alam</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atau</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sosial</w:t>
            </w:r>
            <w:proofErr w:type="spellEnd"/>
            <w:r w:rsidR="00702DF7">
              <w:rPr>
                <w:rFonts w:ascii="Times New Roman" w:hAnsi="Times New Roman"/>
                <w:sz w:val="24"/>
                <w:szCs w:val="24"/>
              </w:rPr>
              <w:t xml:space="preserve"> yang </w:t>
            </w:r>
            <w:proofErr w:type="spellStart"/>
            <w:r w:rsidR="00702DF7">
              <w:rPr>
                <w:rFonts w:ascii="Times New Roman" w:hAnsi="Times New Roman"/>
                <w:sz w:val="24"/>
                <w:szCs w:val="24"/>
              </w:rPr>
              <w:t>terjadi</w:t>
            </w:r>
            <w:proofErr w:type="spellEnd"/>
            <w:r w:rsidR="00702DF7">
              <w:rPr>
                <w:rFonts w:ascii="Times New Roman" w:hAnsi="Times New Roman"/>
                <w:sz w:val="24"/>
                <w:szCs w:val="24"/>
              </w:rPr>
              <w:t xml:space="preserve"> di </w:t>
            </w:r>
            <w:proofErr w:type="spellStart"/>
            <w:r w:rsidR="00702DF7">
              <w:rPr>
                <w:rFonts w:ascii="Times New Roman" w:hAnsi="Times New Roman"/>
                <w:sz w:val="24"/>
                <w:szCs w:val="24"/>
              </w:rPr>
              <w:t>sekitar</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lingkungan</w:t>
            </w:r>
            <w:proofErr w:type="spellEnd"/>
            <w:r w:rsidR="00702DF7">
              <w:rPr>
                <w:rFonts w:ascii="Times New Roman" w:hAnsi="Times New Roman"/>
                <w:sz w:val="24"/>
                <w:szCs w:val="24"/>
              </w:rPr>
              <w:t xml:space="preserve"> Kalian. </w:t>
            </w:r>
            <w:proofErr w:type="spellStart"/>
            <w:r w:rsidR="00702DF7">
              <w:rPr>
                <w:rFonts w:ascii="Times New Roman" w:hAnsi="Times New Roman"/>
                <w:sz w:val="24"/>
                <w:szCs w:val="24"/>
              </w:rPr>
              <w:lastRenderedPageBreak/>
              <w:t>Dalam</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kegiatan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pembelajaran</w:t>
            </w:r>
            <w:proofErr w:type="spellEnd"/>
            <w:r w:rsidR="00702DF7">
              <w:rPr>
                <w:rFonts w:ascii="Times New Roman" w:hAnsi="Times New Roman"/>
                <w:sz w:val="24"/>
                <w:szCs w:val="24"/>
              </w:rPr>
              <w:t xml:space="preserve"> 1 </w:t>
            </w:r>
            <w:proofErr w:type="spellStart"/>
            <w:r w:rsidR="00702DF7">
              <w:rPr>
                <w:rFonts w:ascii="Times New Roman" w:hAnsi="Times New Roman"/>
                <w:sz w:val="24"/>
                <w:szCs w:val="24"/>
              </w:rPr>
              <w:t>ini</w:t>
            </w:r>
            <w:proofErr w:type="spellEnd"/>
            <w:r w:rsidR="00702DF7">
              <w:rPr>
                <w:rFonts w:ascii="Times New Roman" w:hAnsi="Times New Roman"/>
                <w:sz w:val="24"/>
                <w:szCs w:val="24"/>
              </w:rPr>
              <w:t xml:space="preserve">, Kalian </w:t>
            </w:r>
            <w:proofErr w:type="spellStart"/>
            <w:r w:rsidR="00702DF7">
              <w:rPr>
                <w:rFonts w:ascii="Times New Roman" w:hAnsi="Times New Roman"/>
                <w:sz w:val="24"/>
                <w:szCs w:val="24"/>
              </w:rPr>
              <w:t>akan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dikenalkan</w:t>
            </w:r>
            <w:proofErr w:type="spellEnd"/>
            <w:r w:rsidR="00702DF7">
              <w:rPr>
                <w:rFonts w:ascii="Times New Roman" w:hAnsi="Times New Roman"/>
                <w:sz w:val="24"/>
                <w:szCs w:val="24"/>
              </w:rPr>
              <w:t xml:space="preserve"> pada </w:t>
            </w:r>
            <w:proofErr w:type="spellStart"/>
            <w:r w:rsidR="00702DF7">
              <w:rPr>
                <w:rFonts w:ascii="Times New Roman" w:hAnsi="Times New Roman"/>
                <w:sz w:val="24"/>
                <w:szCs w:val="24"/>
              </w:rPr>
              <w:t>contoh</w:t>
            </w:r>
            <w:proofErr w:type="spellEnd"/>
            <w:r w:rsidR="00702DF7">
              <w:rPr>
                <w:rFonts w:ascii="Times New Roman" w:hAnsi="Times New Roman"/>
                <w:sz w:val="24"/>
                <w:szCs w:val="24"/>
              </w:rPr>
              <w:t xml:space="preserve"> </w:t>
            </w:r>
            <w:r w:rsidR="00702DF7">
              <w:rPr>
                <w:rFonts w:ascii="Times New Roman" w:hAnsi="Times New Roman"/>
                <w:i/>
                <w:sz w:val="24"/>
                <w:szCs w:val="24"/>
              </w:rPr>
              <w:t xml:space="preserve">Explanation Text </w:t>
            </w:r>
            <w:r w:rsidR="00702DF7">
              <w:rPr>
                <w:rFonts w:ascii="Times New Roman" w:hAnsi="Times New Roman"/>
                <w:sz w:val="24"/>
                <w:szCs w:val="24"/>
              </w:rPr>
              <w:t xml:space="preserve">yang </w:t>
            </w:r>
            <w:proofErr w:type="spellStart"/>
            <w:r w:rsidR="00702DF7">
              <w:rPr>
                <w:rFonts w:ascii="Times New Roman" w:hAnsi="Times New Roman"/>
                <w:sz w:val="24"/>
                <w:szCs w:val="24"/>
              </w:rPr>
              <w:t>disajikan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dalam</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bentuk</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tulis</w:t>
            </w:r>
            <w:proofErr w:type="spellEnd"/>
            <w:r w:rsidR="00702DF7">
              <w:rPr>
                <w:rFonts w:ascii="Times New Roman" w:hAnsi="Times New Roman"/>
                <w:sz w:val="24"/>
                <w:szCs w:val="24"/>
              </w:rPr>
              <w:t xml:space="preserve"> pada </w:t>
            </w:r>
            <w:proofErr w:type="spellStart"/>
            <w:r w:rsidR="00702DF7">
              <w:rPr>
                <w:rFonts w:ascii="Times New Roman" w:hAnsi="Times New Roman"/>
                <w:sz w:val="24"/>
                <w:szCs w:val="24"/>
              </w:rPr>
              <w:t>kegiatan</w:t>
            </w:r>
            <w:proofErr w:type="spellEnd"/>
            <w:r w:rsidR="00702DF7">
              <w:rPr>
                <w:rFonts w:ascii="Times New Roman" w:hAnsi="Times New Roman"/>
                <w:sz w:val="24"/>
                <w:szCs w:val="24"/>
              </w:rPr>
              <w:t xml:space="preserve"> </w:t>
            </w:r>
            <w:proofErr w:type="spellStart"/>
            <w:r w:rsidR="00702DF7">
              <w:rPr>
                <w:rFonts w:ascii="Times New Roman" w:hAnsi="Times New Roman"/>
                <w:sz w:val="24"/>
                <w:szCs w:val="24"/>
              </w:rPr>
              <w:t>membaca</w:t>
            </w:r>
            <w:proofErr w:type="spellEnd"/>
            <w:r w:rsidR="00702DF7">
              <w:rPr>
                <w:rFonts w:ascii="Times New Roman" w:hAnsi="Times New Roman"/>
                <w:sz w:val="24"/>
                <w:szCs w:val="24"/>
              </w:rPr>
              <w:t>.</w:t>
            </w:r>
          </w:p>
        </w:tc>
        <w:tc>
          <w:tcPr>
            <w:tcW w:w="820" w:type="dxa"/>
            <w:tcPrChange w:id="1029" w:author="Author">
              <w:tcPr>
                <w:tcW w:w="820" w:type="dxa"/>
                <w:shd w:val="clear" w:color="auto" w:fill="F2DBDB" w:themeFill="accent2" w:themeFillTint="33"/>
              </w:tcPr>
            </w:tcPrChange>
          </w:tcPr>
          <w:p w14:paraId="3C4183BD"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lastRenderedPageBreak/>
              <w:t>JP</w:t>
            </w:r>
          </w:p>
        </w:tc>
        <w:tc>
          <w:tcPr>
            <w:tcW w:w="282" w:type="dxa"/>
            <w:tcPrChange w:id="1030" w:author="Author">
              <w:tcPr>
                <w:tcW w:w="282" w:type="dxa"/>
                <w:shd w:val="clear" w:color="auto" w:fill="EAF1DD" w:themeFill="accent3" w:themeFillTint="33"/>
              </w:tcPr>
            </w:tcPrChange>
          </w:tcPr>
          <w:p w14:paraId="3867CC0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1" w:author="Author">
              <w:tcPr>
                <w:tcW w:w="282" w:type="dxa"/>
                <w:shd w:val="clear" w:color="auto" w:fill="EAF1DD" w:themeFill="accent3" w:themeFillTint="33"/>
              </w:tcPr>
            </w:tcPrChange>
          </w:tcPr>
          <w:p w14:paraId="010B886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2" w:author="Author">
              <w:tcPr>
                <w:tcW w:w="282" w:type="dxa"/>
                <w:shd w:val="clear" w:color="auto" w:fill="EAF1DD" w:themeFill="accent3" w:themeFillTint="33"/>
              </w:tcPr>
            </w:tcPrChange>
          </w:tcPr>
          <w:p w14:paraId="327DB3E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3" w:author="Author">
              <w:tcPr>
                <w:tcW w:w="282" w:type="dxa"/>
                <w:shd w:val="clear" w:color="auto" w:fill="EAF1DD" w:themeFill="accent3" w:themeFillTint="33"/>
              </w:tcPr>
            </w:tcPrChange>
          </w:tcPr>
          <w:p w14:paraId="1B6BC43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4" w:author="Author">
              <w:tcPr>
                <w:tcW w:w="282" w:type="dxa"/>
                <w:shd w:val="clear" w:color="auto" w:fill="EAF1DD" w:themeFill="accent3" w:themeFillTint="33"/>
              </w:tcPr>
            </w:tcPrChange>
          </w:tcPr>
          <w:p w14:paraId="10535DC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5" w:author="Author">
              <w:tcPr>
                <w:tcW w:w="282" w:type="dxa"/>
                <w:shd w:val="clear" w:color="auto" w:fill="DAEEF3" w:themeFill="accent5" w:themeFillTint="33"/>
              </w:tcPr>
            </w:tcPrChange>
          </w:tcPr>
          <w:p w14:paraId="6940F9FC" w14:textId="21A957C5"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6" w:author="Author">
              <w:tcPr>
                <w:tcW w:w="282" w:type="dxa"/>
                <w:shd w:val="clear" w:color="auto" w:fill="DAEEF3" w:themeFill="accent5" w:themeFillTint="33"/>
              </w:tcPr>
            </w:tcPrChange>
          </w:tcPr>
          <w:p w14:paraId="7CC32F9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37" w:author="Author">
              <w:tcPr>
                <w:tcW w:w="282" w:type="dxa"/>
                <w:shd w:val="clear" w:color="auto" w:fill="DAEEF3" w:themeFill="accent5" w:themeFillTint="33"/>
              </w:tcPr>
            </w:tcPrChange>
          </w:tcPr>
          <w:p w14:paraId="6704CF4D" w14:textId="64D6F852" w:rsidR="00DD74A3" w:rsidRPr="00DD74A3" w:rsidRDefault="00F213FB" w:rsidP="00DD74A3">
            <w:pPr>
              <w:spacing w:before="60" w:after="60" w:line="240" w:lineRule="auto"/>
              <w:rPr>
                <w:rFonts w:ascii="Times New Roman" w:hAnsi="Times New Roman"/>
                <w:b/>
                <w:sz w:val="24"/>
                <w:szCs w:val="24"/>
                <w:lang w:val="en-ID"/>
              </w:rPr>
            </w:pPr>
            <w:ins w:id="1038" w:author="Author">
              <w:r>
                <w:rPr>
                  <w:rFonts w:ascii="Times New Roman" w:hAnsi="Times New Roman"/>
                  <w:b/>
                  <w:sz w:val="24"/>
                  <w:szCs w:val="24"/>
                  <w:lang w:val="en-ID"/>
                </w:rPr>
                <w:t>2</w:t>
              </w:r>
            </w:ins>
          </w:p>
        </w:tc>
        <w:tc>
          <w:tcPr>
            <w:tcW w:w="283" w:type="dxa"/>
            <w:tcPrChange w:id="1039" w:author="Author">
              <w:tcPr>
                <w:tcW w:w="283" w:type="dxa"/>
                <w:shd w:val="clear" w:color="auto" w:fill="DAEEF3" w:themeFill="accent5" w:themeFillTint="33"/>
              </w:tcPr>
            </w:tcPrChange>
          </w:tcPr>
          <w:p w14:paraId="3E91A01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0" w:author="Author">
              <w:tcPr>
                <w:tcW w:w="283" w:type="dxa"/>
                <w:shd w:val="clear" w:color="auto" w:fill="DAEEF3" w:themeFill="accent5" w:themeFillTint="33"/>
              </w:tcPr>
            </w:tcPrChange>
          </w:tcPr>
          <w:p w14:paraId="73B7EB3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1" w:author="Author">
              <w:tcPr>
                <w:tcW w:w="283" w:type="dxa"/>
                <w:shd w:val="clear" w:color="auto" w:fill="EAF1DD" w:themeFill="accent3" w:themeFillTint="33"/>
              </w:tcPr>
            </w:tcPrChange>
          </w:tcPr>
          <w:p w14:paraId="71C6D0A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2" w:author="Author">
              <w:tcPr>
                <w:tcW w:w="283" w:type="dxa"/>
                <w:shd w:val="clear" w:color="auto" w:fill="EAF1DD" w:themeFill="accent3" w:themeFillTint="33"/>
              </w:tcPr>
            </w:tcPrChange>
          </w:tcPr>
          <w:p w14:paraId="733E86E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3" w:author="Author">
              <w:tcPr>
                <w:tcW w:w="283" w:type="dxa"/>
                <w:shd w:val="clear" w:color="auto" w:fill="EAF1DD" w:themeFill="accent3" w:themeFillTint="33"/>
              </w:tcPr>
            </w:tcPrChange>
          </w:tcPr>
          <w:p w14:paraId="40C9503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4" w:author="Author">
              <w:tcPr>
                <w:tcW w:w="283" w:type="dxa"/>
                <w:shd w:val="clear" w:color="auto" w:fill="EAF1DD" w:themeFill="accent3" w:themeFillTint="33"/>
              </w:tcPr>
            </w:tcPrChange>
          </w:tcPr>
          <w:p w14:paraId="061705C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5" w:author="Author">
              <w:tcPr>
                <w:tcW w:w="283" w:type="dxa"/>
                <w:shd w:val="clear" w:color="auto" w:fill="EAF1DD" w:themeFill="accent3" w:themeFillTint="33"/>
              </w:tcPr>
            </w:tcPrChange>
          </w:tcPr>
          <w:p w14:paraId="3C466FA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6" w:author="Author">
              <w:tcPr>
                <w:tcW w:w="283" w:type="dxa"/>
                <w:shd w:val="clear" w:color="auto" w:fill="DAEEF3" w:themeFill="accent5" w:themeFillTint="33"/>
              </w:tcPr>
            </w:tcPrChange>
          </w:tcPr>
          <w:p w14:paraId="7537106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7" w:author="Author">
              <w:tcPr>
                <w:tcW w:w="283" w:type="dxa"/>
                <w:shd w:val="clear" w:color="auto" w:fill="DAEEF3" w:themeFill="accent5" w:themeFillTint="33"/>
              </w:tcPr>
            </w:tcPrChange>
          </w:tcPr>
          <w:p w14:paraId="5C7CD6A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8" w:author="Author">
              <w:tcPr>
                <w:tcW w:w="283" w:type="dxa"/>
                <w:shd w:val="clear" w:color="auto" w:fill="DAEEF3" w:themeFill="accent5" w:themeFillTint="33"/>
              </w:tcPr>
            </w:tcPrChange>
          </w:tcPr>
          <w:p w14:paraId="3C435DC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49" w:author="Author">
              <w:tcPr>
                <w:tcW w:w="283" w:type="dxa"/>
                <w:shd w:val="clear" w:color="auto" w:fill="DAEEF3" w:themeFill="accent5" w:themeFillTint="33"/>
              </w:tcPr>
            </w:tcPrChange>
          </w:tcPr>
          <w:p w14:paraId="7F7122A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0" w:author="Author">
              <w:tcPr>
                <w:tcW w:w="283" w:type="dxa"/>
                <w:shd w:val="clear" w:color="auto" w:fill="DAEEF3" w:themeFill="accent5" w:themeFillTint="33"/>
              </w:tcPr>
            </w:tcPrChange>
          </w:tcPr>
          <w:p w14:paraId="324A996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1" w:author="Author">
              <w:tcPr>
                <w:tcW w:w="283" w:type="dxa"/>
                <w:shd w:val="clear" w:color="auto" w:fill="EAF1DD" w:themeFill="accent3" w:themeFillTint="33"/>
              </w:tcPr>
            </w:tcPrChange>
          </w:tcPr>
          <w:p w14:paraId="72EC350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2" w:author="Author">
              <w:tcPr>
                <w:tcW w:w="283" w:type="dxa"/>
                <w:shd w:val="clear" w:color="auto" w:fill="EAF1DD" w:themeFill="accent3" w:themeFillTint="33"/>
              </w:tcPr>
            </w:tcPrChange>
          </w:tcPr>
          <w:p w14:paraId="6ABB05E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3" w:author="Author">
              <w:tcPr>
                <w:tcW w:w="283" w:type="dxa"/>
                <w:shd w:val="clear" w:color="auto" w:fill="EAF1DD" w:themeFill="accent3" w:themeFillTint="33"/>
              </w:tcPr>
            </w:tcPrChange>
          </w:tcPr>
          <w:p w14:paraId="23DDC61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4" w:author="Author">
              <w:tcPr>
                <w:tcW w:w="283" w:type="dxa"/>
                <w:shd w:val="clear" w:color="auto" w:fill="EAF1DD" w:themeFill="accent3" w:themeFillTint="33"/>
              </w:tcPr>
            </w:tcPrChange>
          </w:tcPr>
          <w:p w14:paraId="0E04EDB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5" w:author="Author">
              <w:tcPr>
                <w:tcW w:w="283" w:type="dxa"/>
                <w:shd w:val="clear" w:color="auto" w:fill="EAF1DD" w:themeFill="accent3" w:themeFillTint="33"/>
              </w:tcPr>
            </w:tcPrChange>
          </w:tcPr>
          <w:p w14:paraId="6E1F85E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6" w:author="Author">
              <w:tcPr>
                <w:tcW w:w="283" w:type="dxa"/>
                <w:shd w:val="clear" w:color="auto" w:fill="DAEEF3" w:themeFill="accent5" w:themeFillTint="33"/>
              </w:tcPr>
            </w:tcPrChange>
          </w:tcPr>
          <w:p w14:paraId="4A5FD5C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7" w:author="Author">
              <w:tcPr>
                <w:tcW w:w="283" w:type="dxa"/>
                <w:shd w:val="clear" w:color="auto" w:fill="DAEEF3" w:themeFill="accent5" w:themeFillTint="33"/>
              </w:tcPr>
            </w:tcPrChange>
          </w:tcPr>
          <w:p w14:paraId="59988F8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8" w:author="Author">
              <w:tcPr>
                <w:tcW w:w="283" w:type="dxa"/>
                <w:shd w:val="clear" w:color="auto" w:fill="DAEEF3" w:themeFill="accent5" w:themeFillTint="33"/>
              </w:tcPr>
            </w:tcPrChange>
          </w:tcPr>
          <w:p w14:paraId="4CC7FBC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59" w:author="Author">
              <w:tcPr>
                <w:tcW w:w="283" w:type="dxa"/>
                <w:shd w:val="clear" w:color="auto" w:fill="DAEEF3" w:themeFill="accent5" w:themeFillTint="33"/>
              </w:tcPr>
            </w:tcPrChange>
          </w:tcPr>
          <w:p w14:paraId="2F12B5D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060" w:author="Author">
              <w:tcPr>
                <w:tcW w:w="283" w:type="dxa"/>
                <w:shd w:val="clear" w:color="auto" w:fill="DAEEF3" w:themeFill="accent5" w:themeFillTint="33"/>
              </w:tcPr>
            </w:tcPrChange>
          </w:tcPr>
          <w:p w14:paraId="7BD5F96D" w14:textId="77777777" w:rsidR="00DD74A3" w:rsidRPr="00DD74A3" w:rsidRDefault="00DD74A3" w:rsidP="00DD74A3">
            <w:pPr>
              <w:spacing w:before="60" w:after="60" w:line="240" w:lineRule="auto"/>
              <w:rPr>
                <w:rFonts w:ascii="Times New Roman" w:hAnsi="Times New Roman"/>
                <w:b/>
                <w:sz w:val="24"/>
                <w:szCs w:val="24"/>
                <w:lang w:val="en-ID"/>
              </w:rPr>
            </w:pPr>
          </w:p>
        </w:tc>
      </w:tr>
      <w:tr w:rsidR="00DD74A3" w:rsidRPr="00DD74A3" w14:paraId="6543CD91" w14:textId="77777777" w:rsidTr="002251F3">
        <w:trPr>
          <w:trHeight w:val="240"/>
          <w:trPrChange w:id="1061" w:author="Author">
            <w:trPr>
              <w:trHeight w:val="240"/>
            </w:trPr>
          </w:trPrChange>
        </w:trPr>
        <w:tc>
          <w:tcPr>
            <w:tcW w:w="14524" w:type="dxa"/>
            <w:gridSpan w:val="33"/>
            <w:tcPrChange w:id="1062" w:author="Author">
              <w:tcPr>
                <w:tcW w:w="14524" w:type="dxa"/>
                <w:gridSpan w:val="33"/>
                <w:shd w:val="clear" w:color="auto" w:fill="FDE9D9" w:themeFill="accent6" w:themeFillTint="33"/>
              </w:tcPr>
            </w:tcPrChange>
          </w:tcPr>
          <w:p w14:paraId="47500E5D"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sidR="00702DF7">
              <w:rPr>
                <w:rFonts w:ascii="Times New Roman" w:hAnsi="Times New Roman"/>
                <w:b/>
                <w:sz w:val="24"/>
                <w:szCs w:val="24"/>
              </w:rPr>
              <w:t>KALIMAT PASIF DALAM TEKS EKSPLANASI</w:t>
            </w:r>
          </w:p>
        </w:tc>
      </w:tr>
      <w:tr w:rsidR="00F213FB" w:rsidRPr="00DD74A3" w14:paraId="4809361A" w14:textId="77777777" w:rsidTr="002251F3">
        <w:trPr>
          <w:trHeight w:val="240"/>
          <w:trPrChange w:id="1063" w:author="Author">
            <w:trPr>
              <w:trHeight w:val="240"/>
            </w:trPr>
          </w:trPrChange>
        </w:trPr>
        <w:tc>
          <w:tcPr>
            <w:tcW w:w="452" w:type="dxa"/>
            <w:tcPrChange w:id="1064" w:author="Author">
              <w:tcPr>
                <w:tcW w:w="452" w:type="dxa"/>
                <w:shd w:val="clear" w:color="auto" w:fill="BFBFBF" w:themeFill="background1" w:themeFillShade="BF"/>
              </w:tcPr>
            </w:tcPrChange>
          </w:tcPr>
          <w:p w14:paraId="75320DF6"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1065" w:author="Author">
              <w:r w:rsidDel="006E73F6">
                <w:rPr>
                  <w:rFonts w:ascii="Times New Roman" w:hAnsi="Times New Roman"/>
                  <w:b/>
                  <w:sz w:val="24"/>
                  <w:szCs w:val="24"/>
                  <w:lang w:val="en-ID"/>
                </w:rPr>
                <w:delText>1</w:delText>
              </w:r>
            </w:del>
            <w:ins w:id="1066" w:author="Author">
              <w:r w:rsidR="006E73F6">
                <w:rPr>
                  <w:rFonts w:ascii="Times New Roman" w:hAnsi="Times New Roman"/>
                  <w:b/>
                  <w:sz w:val="24"/>
                  <w:szCs w:val="24"/>
                  <w:lang w:val="en-ID"/>
                </w:rPr>
                <w:t>6</w:t>
              </w:r>
            </w:ins>
          </w:p>
        </w:tc>
        <w:tc>
          <w:tcPr>
            <w:tcW w:w="4770" w:type="dxa"/>
            <w:tcPrChange w:id="1067" w:author="Author">
              <w:tcPr>
                <w:tcW w:w="4770" w:type="dxa"/>
                <w:shd w:val="clear" w:color="auto" w:fill="F2F2F2" w:themeFill="background1" w:themeFillShade="F2"/>
              </w:tcPr>
            </w:tcPrChange>
          </w:tcPr>
          <w:p w14:paraId="1C4E91DA" w14:textId="77777777" w:rsidR="00D307AF" w:rsidRDefault="00BA2244">
            <w:pPr>
              <w:spacing w:before="60" w:after="60" w:line="240" w:lineRule="auto"/>
              <w:ind w:left="711" w:hanging="711"/>
              <w:rPr>
                <w:rFonts w:ascii="Times New Roman" w:eastAsia="Bookman Old Style" w:hAnsi="Times New Roman"/>
                <w:sz w:val="24"/>
                <w:szCs w:val="24"/>
              </w:rPr>
            </w:pPr>
            <w:r>
              <w:rPr>
                <w:rFonts w:ascii="Times New Roman" w:hAnsi="Times New Roman"/>
                <w:sz w:val="24"/>
                <w:szCs w:val="24"/>
                <w:lang w:val="en-ID"/>
              </w:rPr>
              <w:t>11.8.2</w:t>
            </w:r>
            <w:r>
              <w:rPr>
                <w:rFonts w:ascii="Times New Roman" w:hAnsi="Times New Roman"/>
                <w:sz w:val="24"/>
                <w:szCs w:val="24"/>
                <w:lang w:val="en-ID"/>
              </w:rPr>
              <w:tab/>
            </w:r>
            <w:proofErr w:type="spellStart"/>
            <w:r w:rsidR="00702DF7" w:rsidRPr="00702DF7">
              <w:rPr>
                <w:rFonts w:ascii="Times New Roman" w:hAnsi="Times New Roman"/>
                <w:sz w:val="24"/>
                <w:szCs w:val="24"/>
                <w:lang w:val="en-ID"/>
              </w:rPr>
              <w:t>Merancang</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teks</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eksplanasi</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sederhana</w:t>
            </w:r>
            <w:proofErr w:type="spellEnd"/>
          </w:p>
          <w:p w14:paraId="0D3E18DD" w14:textId="77777777" w:rsidR="00D307AF" w:rsidRDefault="00BA2244">
            <w:pPr>
              <w:spacing w:before="60" w:after="60" w:line="240" w:lineRule="auto"/>
              <w:ind w:left="711" w:hanging="711"/>
              <w:rPr>
                <w:rFonts w:ascii="Times New Roman" w:eastAsia="Bookman Old Style" w:hAnsi="Times New Roman"/>
                <w:sz w:val="24"/>
                <w:szCs w:val="24"/>
              </w:rPr>
            </w:pPr>
            <w:r>
              <w:rPr>
                <w:rFonts w:ascii="Times New Roman" w:eastAsia="Bookman Old Style" w:hAnsi="Times New Roman"/>
                <w:sz w:val="24"/>
                <w:szCs w:val="24"/>
              </w:rPr>
              <w:t>11.8.3</w:t>
            </w:r>
            <w:r>
              <w:rPr>
                <w:rFonts w:ascii="Times New Roman" w:eastAsia="Bookman Old Style" w:hAnsi="Times New Roman"/>
                <w:sz w:val="24"/>
                <w:szCs w:val="24"/>
              </w:rPr>
              <w:tab/>
            </w:r>
            <w:proofErr w:type="spellStart"/>
            <w:r w:rsidR="00702DF7" w:rsidRPr="00702DF7">
              <w:rPr>
                <w:rFonts w:ascii="Times New Roman" w:eastAsia="Bookman Old Style" w:hAnsi="Times New Roman"/>
                <w:sz w:val="24"/>
                <w:szCs w:val="24"/>
              </w:rPr>
              <w:t>Menggunakan</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kalimat</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pasif</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dalam</w:t>
            </w:r>
            <w:proofErr w:type="spellEnd"/>
            <w:r w:rsidR="00702DF7" w:rsidRPr="00702DF7">
              <w:rPr>
                <w:rFonts w:ascii="Times New Roman" w:eastAsia="Bookman Old Style" w:hAnsi="Times New Roman"/>
                <w:sz w:val="24"/>
                <w:szCs w:val="24"/>
              </w:rPr>
              <w:t xml:space="preserve"> tense </w:t>
            </w:r>
            <w:r w:rsidR="00702DF7" w:rsidRPr="00702DF7">
              <w:rPr>
                <w:rFonts w:ascii="Times New Roman" w:hAnsi="Times New Roman"/>
                <w:sz w:val="24"/>
                <w:szCs w:val="24"/>
                <w:lang w:val="en-ID"/>
              </w:rPr>
              <w:t>yang</w:t>
            </w:r>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benar</w:t>
            </w:r>
            <w:proofErr w:type="spellEnd"/>
          </w:p>
          <w:p w14:paraId="224C8066"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eastAsia="Bookman Old Style" w:hAnsi="Times New Roman"/>
                <w:sz w:val="24"/>
                <w:szCs w:val="24"/>
              </w:rPr>
              <w:t>11.8.4</w:t>
            </w:r>
            <w:r>
              <w:rPr>
                <w:rFonts w:ascii="Times New Roman" w:eastAsia="Bookman Old Style" w:hAnsi="Times New Roman"/>
                <w:sz w:val="24"/>
                <w:szCs w:val="24"/>
              </w:rPr>
              <w:tab/>
            </w:r>
            <w:proofErr w:type="spellStart"/>
            <w:r w:rsidR="00702DF7" w:rsidRPr="00702DF7">
              <w:rPr>
                <w:rFonts w:ascii="Times New Roman" w:eastAsia="Bookman Old Style" w:hAnsi="Times New Roman"/>
                <w:sz w:val="24"/>
                <w:szCs w:val="24"/>
              </w:rPr>
              <w:t>Menulis</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teks</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hAnsi="Times New Roman"/>
                <w:sz w:val="24"/>
                <w:szCs w:val="24"/>
                <w:lang w:val="en-ID"/>
              </w:rPr>
              <w:t>eksplanasi</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sederhana</w:t>
            </w:r>
            <w:proofErr w:type="spellEnd"/>
          </w:p>
        </w:tc>
        <w:tc>
          <w:tcPr>
            <w:tcW w:w="820" w:type="dxa"/>
            <w:tcPrChange w:id="1068" w:author="Author">
              <w:tcPr>
                <w:tcW w:w="820" w:type="dxa"/>
                <w:shd w:val="clear" w:color="auto" w:fill="F2DBDB" w:themeFill="accent2" w:themeFillTint="33"/>
              </w:tcPr>
            </w:tcPrChange>
          </w:tcPr>
          <w:p w14:paraId="6BE67FAD"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t>JP</w:t>
            </w:r>
          </w:p>
        </w:tc>
        <w:tc>
          <w:tcPr>
            <w:tcW w:w="282" w:type="dxa"/>
            <w:tcPrChange w:id="1069" w:author="Author">
              <w:tcPr>
                <w:tcW w:w="282" w:type="dxa"/>
                <w:shd w:val="clear" w:color="auto" w:fill="EAF1DD" w:themeFill="accent3" w:themeFillTint="33"/>
              </w:tcPr>
            </w:tcPrChange>
          </w:tcPr>
          <w:p w14:paraId="04BCF9A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0" w:author="Author">
              <w:tcPr>
                <w:tcW w:w="282" w:type="dxa"/>
                <w:shd w:val="clear" w:color="auto" w:fill="EAF1DD" w:themeFill="accent3" w:themeFillTint="33"/>
              </w:tcPr>
            </w:tcPrChange>
          </w:tcPr>
          <w:p w14:paraId="60C21B1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1" w:author="Author">
              <w:tcPr>
                <w:tcW w:w="282" w:type="dxa"/>
                <w:shd w:val="clear" w:color="auto" w:fill="EAF1DD" w:themeFill="accent3" w:themeFillTint="33"/>
              </w:tcPr>
            </w:tcPrChange>
          </w:tcPr>
          <w:p w14:paraId="119512C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2" w:author="Author">
              <w:tcPr>
                <w:tcW w:w="282" w:type="dxa"/>
                <w:shd w:val="clear" w:color="auto" w:fill="EAF1DD" w:themeFill="accent3" w:themeFillTint="33"/>
              </w:tcPr>
            </w:tcPrChange>
          </w:tcPr>
          <w:p w14:paraId="1EFE073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3" w:author="Author">
              <w:tcPr>
                <w:tcW w:w="282" w:type="dxa"/>
                <w:shd w:val="clear" w:color="auto" w:fill="EAF1DD" w:themeFill="accent3" w:themeFillTint="33"/>
              </w:tcPr>
            </w:tcPrChange>
          </w:tcPr>
          <w:p w14:paraId="126818F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4" w:author="Author">
              <w:tcPr>
                <w:tcW w:w="282" w:type="dxa"/>
                <w:shd w:val="clear" w:color="auto" w:fill="DAEEF3" w:themeFill="accent5" w:themeFillTint="33"/>
              </w:tcPr>
            </w:tcPrChange>
          </w:tcPr>
          <w:p w14:paraId="3E93380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5" w:author="Author">
              <w:tcPr>
                <w:tcW w:w="282" w:type="dxa"/>
                <w:shd w:val="clear" w:color="auto" w:fill="DAEEF3" w:themeFill="accent5" w:themeFillTint="33"/>
              </w:tcPr>
            </w:tcPrChange>
          </w:tcPr>
          <w:p w14:paraId="30D8BB55" w14:textId="7898DB76"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076" w:author="Author">
              <w:tcPr>
                <w:tcW w:w="282" w:type="dxa"/>
                <w:shd w:val="clear" w:color="auto" w:fill="DAEEF3" w:themeFill="accent5" w:themeFillTint="33"/>
              </w:tcPr>
            </w:tcPrChange>
          </w:tcPr>
          <w:p w14:paraId="4B02A625" w14:textId="77777777" w:rsidR="00DD74A3" w:rsidRDefault="00DD74A3" w:rsidP="00DD74A3">
            <w:pPr>
              <w:spacing w:before="60" w:after="60" w:line="240" w:lineRule="auto"/>
              <w:rPr>
                <w:ins w:id="1077" w:author="Author"/>
                <w:rFonts w:ascii="Times New Roman" w:hAnsi="Times New Roman"/>
                <w:b/>
                <w:sz w:val="24"/>
                <w:szCs w:val="24"/>
                <w:lang w:val="en-ID"/>
              </w:rPr>
            </w:pPr>
          </w:p>
          <w:p w14:paraId="61328E22" w14:textId="77777777" w:rsidR="00F213FB" w:rsidRDefault="00F213FB" w:rsidP="00DD74A3">
            <w:pPr>
              <w:spacing w:before="60" w:after="60" w:line="240" w:lineRule="auto"/>
              <w:rPr>
                <w:ins w:id="1078" w:author="Author"/>
                <w:rFonts w:ascii="Times New Roman" w:hAnsi="Times New Roman"/>
                <w:b/>
                <w:sz w:val="24"/>
                <w:szCs w:val="24"/>
                <w:lang w:val="en-ID"/>
              </w:rPr>
            </w:pPr>
          </w:p>
          <w:p w14:paraId="34A71C73" w14:textId="77777777" w:rsidR="00F213FB" w:rsidRDefault="00F213FB" w:rsidP="00DD74A3">
            <w:pPr>
              <w:spacing w:before="60" w:after="60" w:line="240" w:lineRule="auto"/>
              <w:rPr>
                <w:ins w:id="1079" w:author="Author"/>
                <w:rFonts w:ascii="Times New Roman" w:hAnsi="Times New Roman"/>
                <w:b/>
                <w:sz w:val="24"/>
                <w:szCs w:val="24"/>
                <w:lang w:val="en-ID"/>
              </w:rPr>
            </w:pPr>
          </w:p>
          <w:p w14:paraId="05978978" w14:textId="1B2825DF" w:rsidR="00F213FB" w:rsidRPr="00DD74A3" w:rsidRDefault="00F213FB" w:rsidP="00DD74A3">
            <w:pPr>
              <w:spacing w:before="60" w:after="60" w:line="240" w:lineRule="auto"/>
              <w:rPr>
                <w:rFonts w:ascii="Times New Roman" w:hAnsi="Times New Roman"/>
                <w:b/>
                <w:sz w:val="24"/>
                <w:szCs w:val="24"/>
                <w:lang w:val="en-ID"/>
              </w:rPr>
            </w:pPr>
          </w:p>
        </w:tc>
        <w:tc>
          <w:tcPr>
            <w:tcW w:w="283" w:type="dxa"/>
            <w:tcPrChange w:id="1080" w:author="Author">
              <w:tcPr>
                <w:tcW w:w="283" w:type="dxa"/>
                <w:shd w:val="clear" w:color="auto" w:fill="DAEEF3" w:themeFill="accent5" w:themeFillTint="33"/>
              </w:tcPr>
            </w:tcPrChange>
          </w:tcPr>
          <w:p w14:paraId="26BB22FE" w14:textId="2601509C" w:rsidR="00DD74A3" w:rsidRDefault="00F213FB" w:rsidP="00DD74A3">
            <w:pPr>
              <w:spacing w:before="60" w:after="60" w:line="240" w:lineRule="auto"/>
              <w:rPr>
                <w:ins w:id="1081" w:author="Author"/>
                <w:rFonts w:ascii="Times New Roman" w:hAnsi="Times New Roman"/>
                <w:b/>
                <w:sz w:val="24"/>
                <w:szCs w:val="24"/>
                <w:lang w:val="en-ID"/>
              </w:rPr>
            </w:pPr>
            <w:ins w:id="1082" w:author="Author">
              <w:r>
                <w:rPr>
                  <w:rFonts w:ascii="Times New Roman" w:hAnsi="Times New Roman"/>
                  <w:b/>
                  <w:sz w:val="24"/>
                  <w:szCs w:val="24"/>
                  <w:lang w:val="en-ID"/>
                </w:rPr>
                <w:t>2</w:t>
              </w:r>
            </w:ins>
          </w:p>
          <w:p w14:paraId="7703E45B" w14:textId="77777777" w:rsidR="00F213FB" w:rsidRDefault="00F213FB" w:rsidP="00DD74A3">
            <w:pPr>
              <w:spacing w:before="60" w:after="60" w:line="240" w:lineRule="auto"/>
              <w:rPr>
                <w:ins w:id="1083" w:author="Author"/>
                <w:rFonts w:ascii="Times New Roman" w:hAnsi="Times New Roman"/>
                <w:b/>
                <w:sz w:val="24"/>
                <w:szCs w:val="24"/>
                <w:lang w:val="en-ID"/>
              </w:rPr>
            </w:pPr>
          </w:p>
          <w:p w14:paraId="5380AC4C" w14:textId="77777777" w:rsidR="00F213FB" w:rsidRDefault="00F213FB" w:rsidP="00DD74A3">
            <w:pPr>
              <w:spacing w:before="60" w:after="60" w:line="240" w:lineRule="auto"/>
              <w:rPr>
                <w:ins w:id="1084" w:author="Author"/>
                <w:rFonts w:ascii="Times New Roman" w:hAnsi="Times New Roman"/>
                <w:b/>
                <w:sz w:val="24"/>
                <w:szCs w:val="24"/>
                <w:lang w:val="en-ID"/>
              </w:rPr>
            </w:pPr>
          </w:p>
          <w:p w14:paraId="21816F0D" w14:textId="6E4193FB" w:rsidR="00F213FB" w:rsidRPr="00DD74A3" w:rsidRDefault="00F213FB" w:rsidP="00DD74A3">
            <w:pPr>
              <w:spacing w:before="60" w:after="60" w:line="240" w:lineRule="auto"/>
              <w:rPr>
                <w:rFonts w:ascii="Times New Roman" w:hAnsi="Times New Roman"/>
                <w:b/>
                <w:sz w:val="24"/>
                <w:szCs w:val="24"/>
                <w:lang w:val="en-ID"/>
              </w:rPr>
            </w:pPr>
          </w:p>
        </w:tc>
        <w:tc>
          <w:tcPr>
            <w:tcW w:w="283" w:type="dxa"/>
            <w:tcPrChange w:id="1085" w:author="Author">
              <w:tcPr>
                <w:tcW w:w="283" w:type="dxa"/>
                <w:shd w:val="clear" w:color="auto" w:fill="DAEEF3" w:themeFill="accent5" w:themeFillTint="33"/>
              </w:tcPr>
            </w:tcPrChange>
          </w:tcPr>
          <w:p w14:paraId="7D8E10DF" w14:textId="1B7E3CF4" w:rsidR="00DD74A3" w:rsidRPr="00DD74A3" w:rsidRDefault="00F213FB" w:rsidP="00DD74A3">
            <w:pPr>
              <w:spacing w:before="60" w:after="60" w:line="240" w:lineRule="auto"/>
              <w:rPr>
                <w:rFonts w:ascii="Times New Roman" w:hAnsi="Times New Roman"/>
                <w:b/>
                <w:sz w:val="24"/>
                <w:szCs w:val="24"/>
                <w:lang w:val="en-ID"/>
              </w:rPr>
            </w:pPr>
            <w:ins w:id="1086" w:author="Author">
              <w:r>
                <w:rPr>
                  <w:rFonts w:ascii="Times New Roman" w:hAnsi="Times New Roman"/>
                  <w:b/>
                  <w:sz w:val="24"/>
                  <w:szCs w:val="24"/>
                  <w:lang w:val="en-ID"/>
                </w:rPr>
                <w:t>2</w:t>
              </w:r>
            </w:ins>
          </w:p>
        </w:tc>
        <w:tc>
          <w:tcPr>
            <w:tcW w:w="283" w:type="dxa"/>
            <w:tcPrChange w:id="1087" w:author="Author">
              <w:tcPr>
                <w:tcW w:w="283" w:type="dxa"/>
                <w:shd w:val="clear" w:color="auto" w:fill="EAF1DD" w:themeFill="accent3" w:themeFillTint="33"/>
              </w:tcPr>
            </w:tcPrChange>
          </w:tcPr>
          <w:p w14:paraId="57F3E685" w14:textId="77777777" w:rsidR="00DD74A3" w:rsidRDefault="00DD74A3" w:rsidP="00DD74A3">
            <w:pPr>
              <w:spacing w:before="60" w:after="60" w:line="240" w:lineRule="auto"/>
              <w:rPr>
                <w:ins w:id="1088" w:author="Author"/>
                <w:rFonts w:ascii="Times New Roman" w:hAnsi="Times New Roman"/>
                <w:b/>
                <w:sz w:val="24"/>
                <w:szCs w:val="24"/>
                <w:lang w:val="en-ID"/>
              </w:rPr>
            </w:pPr>
          </w:p>
          <w:p w14:paraId="0C9192DD" w14:textId="77777777" w:rsidR="00F213FB" w:rsidRDefault="00F213FB" w:rsidP="00DD74A3">
            <w:pPr>
              <w:spacing w:before="60" w:after="60" w:line="240" w:lineRule="auto"/>
              <w:rPr>
                <w:ins w:id="1089" w:author="Author"/>
                <w:rFonts w:ascii="Times New Roman" w:hAnsi="Times New Roman"/>
                <w:b/>
                <w:sz w:val="24"/>
                <w:szCs w:val="24"/>
                <w:lang w:val="en-ID"/>
              </w:rPr>
            </w:pPr>
          </w:p>
          <w:p w14:paraId="4E2A4255" w14:textId="47BBD637" w:rsidR="00F213FB" w:rsidRPr="00DD74A3" w:rsidRDefault="00F213FB" w:rsidP="00DD74A3">
            <w:pPr>
              <w:spacing w:before="60" w:after="60" w:line="240" w:lineRule="auto"/>
              <w:rPr>
                <w:rFonts w:ascii="Times New Roman" w:hAnsi="Times New Roman"/>
                <w:b/>
                <w:sz w:val="24"/>
                <w:szCs w:val="24"/>
                <w:lang w:val="en-ID"/>
              </w:rPr>
            </w:pPr>
            <w:ins w:id="1090" w:author="Author">
              <w:r>
                <w:rPr>
                  <w:rFonts w:ascii="Times New Roman" w:hAnsi="Times New Roman"/>
                  <w:b/>
                  <w:sz w:val="24"/>
                  <w:szCs w:val="24"/>
                  <w:lang w:val="en-ID"/>
                </w:rPr>
                <w:t>2</w:t>
              </w:r>
            </w:ins>
          </w:p>
        </w:tc>
        <w:tc>
          <w:tcPr>
            <w:tcW w:w="283" w:type="dxa"/>
            <w:tcPrChange w:id="1091" w:author="Author">
              <w:tcPr>
                <w:tcW w:w="283" w:type="dxa"/>
                <w:shd w:val="clear" w:color="auto" w:fill="EAF1DD" w:themeFill="accent3" w:themeFillTint="33"/>
              </w:tcPr>
            </w:tcPrChange>
          </w:tcPr>
          <w:p w14:paraId="3EB57412" w14:textId="77777777" w:rsidR="00DD74A3" w:rsidRDefault="00DD74A3" w:rsidP="00DD74A3">
            <w:pPr>
              <w:spacing w:before="60" w:after="60" w:line="240" w:lineRule="auto"/>
              <w:rPr>
                <w:ins w:id="1092" w:author="Author"/>
                <w:rFonts w:ascii="Times New Roman" w:hAnsi="Times New Roman"/>
                <w:b/>
                <w:sz w:val="24"/>
                <w:szCs w:val="24"/>
                <w:lang w:val="en-ID"/>
              </w:rPr>
            </w:pPr>
          </w:p>
          <w:p w14:paraId="7D7FEC97" w14:textId="77777777" w:rsidR="00F213FB" w:rsidRDefault="00F213FB" w:rsidP="00DD74A3">
            <w:pPr>
              <w:spacing w:before="60" w:after="60" w:line="240" w:lineRule="auto"/>
              <w:rPr>
                <w:ins w:id="1093" w:author="Author"/>
                <w:rFonts w:ascii="Times New Roman" w:hAnsi="Times New Roman"/>
                <w:b/>
                <w:sz w:val="24"/>
                <w:szCs w:val="24"/>
                <w:lang w:val="en-ID"/>
              </w:rPr>
            </w:pPr>
          </w:p>
          <w:p w14:paraId="4C0962DC" w14:textId="284359F5" w:rsidR="00F213FB" w:rsidRDefault="002251F3" w:rsidP="00DD74A3">
            <w:pPr>
              <w:spacing w:before="60" w:after="60" w:line="240" w:lineRule="auto"/>
              <w:rPr>
                <w:ins w:id="1094" w:author="Author"/>
                <w:rFonts w:ascii="Times New Roman" w:hAnsi="Times New Roman"/>
                <w:b/>
                <w:sz w:val="24"/>
                <w:szCs w:val="24"/>
                <w:lang w:val="en-ID"/>
              </w:rPr>
            </w:pPr>
            <w:ins w:id="1095" w:author="Author">
              <w:r>
                <w:rPr>
                  <w:rFonts w:ascii="Times New Roman" w:hAnsi="Times New Roman"/>
                  <w:b/>
                  <w:sz w:val="24"/>
                  <w:szCs w:val="24"/>
                  <w:lang w:val="en-ID"/>
                </w:rPr>
                <w:t>2</w:t>
              </w:r>
            </w:ins>
          </w:p>
          <w:p w14:paraId="263ACC5D" w14:textId="77777777" w:rsidR="00F213FB" w:rsidRDefault="00F213FB" w:rsidP="00DD74A3">
            <w:pPr>
              <w:spacing w:before="60" w:after="60" w:line="240" w:lineRule="auto"/>
              <w:rPr>
                <w:ins w:id="1096" w:author="Author"/>
                <w:rFonts w:ascii="Times New Roman" w:hAnsi="Times New Roman"/>
                <w:b/>
                <w:sz w:val="24"/>
                <w:szCs w:val="24"/>
                <w:lang w:val="en-ID"/>
              </w:rPr>
            </w:pPr>
          </w:p>
          <w:p w14:paraId="463F9284" w14:textId="330D820F" w:rsidR="00F213FB" w:rsidRPr="00DD74A3" w:rsidRDefault="00F213FB" w:rsidP="00DD74A3">
            <w:pPr>
              <w:spacing w:before="60" w:after="60" w:line="240" w:lineRule="auto"/>
              <w:rPr>
                <w:rFonts w:ascii="Times New Roman" w:hAnsi="Times New Roman"/>
                <w:b/>
                <w:sz w:val="24"/>
                <w:szCs w:val="24"/>
                <w:lang w:val="en-ID"/>
              </w:rPr>
            </w:pPr>
          </w:p>
        </w:tc>
        <w:tc>
          <w:tcPr>
            <w:tcW w:w="283" w:type="dxa"/>
            <w:tcPrChange w:id="1097" w:author="Author">
              <w:tcPr>
                <w:tcW w:w="283" w:type="dxa"/>
                <w:shd w:val="clear" w:color="auto" w:fill="EAF1DD" w:themeFill="accent3" w:themeFillTint="33"/>
              </w:tcPr>
            </w:tcPrChange>
          </w:tcPr>
          <w:p w14:paraId="43D6308B" w14:textId="77777777" w:rsidR="00DD74A3" w:rsidRDefault="00DD74A3" w:rsidP="00DD74A3">
            <w:pPr>
              <w:spacing w:before="60" w:after="60" w:line="240" w:lineRule="auto"/>
              <w:rPr>
                <w:ins w:id="1098" w:author="Author"/>
                <w:rFonts w:ascii="Times New Roman" w:hAnsi="Times New Roman"/>
                <w:b/>
                <w:sz w:val="24"/>
                <w:szCs w:val="24"/>
                <w:lang w:val="en-ID"/>
              </w:rPr>
            </w:pPr>
          </w:p>
          <w:p w14:paraId="291C2E0E" w14:textId="77777777" w:rsidR="00F213FB" w:rsidRDefault="00F213FB" w:rsidP="00DD74A3">
            <w:pPr>
              <w:spacing w:before="60" w:after="60" w:line="240" w:lineRule="auto"/>
              <w:rPr>
                <w:ins w:id="1099" w:author="Author"/>
                <w:rFonts w:ascii="Times New Roman" w:hAnsi="Times New Roman"/>
                <w:b/>
                <w:sz w:val="24"/>
                <w:szCs w:val="24"/>
                <w:lang w:val="en-ID"/>
              </w:rPr>
            </w:pPr>
          </w:p>
          <w:p w14:paraId="0DF9A546" w14:textId="77777777" w:rsidR="00F213FB" w:rsidRDefault="00F213FB" w:rsidP="00DD74A3">
            <w:pPr>
              <w:spacing w:before="60" w:after="60" w:line="240" w:lineRule="auto"/>
              <w:rPr>
                <w:ins w:id="1100" w:author="Author"/>
                <w:rFonts w:ascii="Times New Roman" w:hAnsi="Times New Roman"/>
                <w:b/>
                <w:sz w:val="24"/>
                <w:szCs w:val="24"/>
                <w:lang w:val="en-ID"/>
              </w:rPr>
            </w:pPr>
          </w:p>
          <w:p w14:paraId="47D18478" w14:textId="77777777" w:rsidR="00F213FB" w:rsidRDefault="00F213FB" w:rsidP="00DD74A3">
            <w:pPr>
              <w:spacing w:before="60" w:after="60" w:line="240" w:lineRule="auto"/>
              <w:rPr>
                <w:ins w:id="1101" w:author="Author"/>
                <w:rFonts w:ascii="Times New Roman" w:hAnsi="Times New Roman"/>
                <w:b/>
                <w:sz w:val="24"/>
                <w:szCs w:val="24"/>
                <w:lang w:val="en-ID"/>
              </w:rPr>
            </w:pPr>
          </w:p>
          <w:p w14:paraId="0FE4B16A" w14:textId="4BD3C7C9" w:rsidR="00F213FB" w:rsidRPr="00DD74A3" w:rsidRDefault="00F213FB" w:rsidP="00DD74A3">
            <w:pPr>
              <w:spacing w:before="60" w:after="60" w:line="240" w:lineRule="auto"/>
              <w:rPr>
                <w:rFonts w:ascii="Times New Roman" w:hAnsi="Times New Roman"/>
                <w:b/>
                <w:sz w:val="24"/>
                <w:szCs w:val="24"/>
                <w:lang w:val="en-ID"/>
              </w:rPr>
            </w:pPr>
            <w:ins w:id="1102" w:author="Author">
              <w:r>
                <w:rPr>
                  <w:rFonts w:ascii="Times New Roman" w:hAnsi="Times New Roman"/>
                  <w:b/>
                  <w:sz w:val="24"/>
                  <w:szCs w:val="24"/>
                  <w:lang w:val="en-ID"/>
                </w:rPr>
                <w:t>2</w:t>
              </w:r>
            </w:ins>
          </w:p>
        </w:tc>
        <w:tc>
          <w:tcPr>
            <w:tcW w:w="283" w:type="dxa"/>
            <w:tcPrChange w:id="1103" w:author="Author">
              <w:tcPr>
                <w:tcW w:w="283" w:type="dxa"/>
                <w:shd w:val="clear" w:color="auto" w:fill="EAF1DD" w:themeFill="accent3" w:themeFillTint="33"/>
              </w:tcPr>
            </w:tcPrChange>
          </w:tcPr>
          <w:p w14:paraId="35988E6F" w14:textId="77777777" w:rsidR="00DD74A3" w:rsidRDefault="00DD74A3" w:rsidP="00DD74A3">
            <w:pPr>
              <w:spacing w:before="60" w:after="60" w:line="240" w:lineRule="auto"/>
              <w:rPr>
                <w:ins w:id="1104" w:author="Author"/>
                <w:rFonts w:ascii="Times New Roman" w:hAnsi="Times New Roman"/>
                <w:b/>
                <w:sz w:val="24"/>
                <w:szCs w:val="24"/>
                <w:lang w:val="en-ID"/>
              </w:rPr>
            </w:pPr>
          </w:p>
          <w:p w14:paraId="79D4E933" w14:textId="77777777" w:rsidR="00F213FB" w:rsidRDefault="00F213FB" w:rsidP="00DD74A3">
            <w:pPr>
              <w:spacing w:before="60" w:after="60" w:line="240" w:lineRule="auto"/>
              <w:rPr>
                <w:ins w:id="1105" w:author="Author"/>
                <w:rFonts w:ascii="Times New Roman" w:hAnsi="Times New Roman"/>
                <w:b/>
                <w:sz w:val="24"/>
                <w:szCs w:val="24"/>
                <w:lang w:val="en-ID"/>
              </w:rPr>
            </w:pPr>
          </w:p>
          <w:p w14:paraId="2E0E60B0" w14:textId="77777777" w:rsidR="00F213FB" w:rsidRDefault="00F213FB" w:rsidP="00DD74A3">
            <w:pPr>
              <w:spacing w:before="60" w:after="60" w:line="240" w:lineRule="auto"/>
              <w:rPr>
                <w:ins w:id="1106" w:author="Author"/>
                <w:rFonts w:ascii="Times New Roman" w:hAnsi="Times New Roman"/>
                <w:b/>
                <w:sz w:val="24"/>
                <w:szCs w:val="24"/>
                <w:lang w:val="en-ID"/>
              </w:rPr>
            </w:pPr>
          </w:p>
          <w:p w14:paraId="30D03B8D" w14:textId="77777777" w:rsidR="00F213FB" w:rsidRDefault="00F213FB" w:rsidP="00DD74A3">
            <w:pPr>
              <w:spacing w:before="60" w:after="60" w:line="240" w:lineRule="auto"/>
              <w:rPr>
                <w:ins w:id="1107" w:author="Author"/>
                <w:rFonts w:ascii="Times New Roman" w:hAnsi="Times New Roman"/>
                <w:b/>
                <w:sz w:val="24"/>
                <w:szCs w:val="24"/>
                <w:lang w:val="en-ID"/>
              </w:rPr>
            </w:pPr>
          </w:p>
          <w:p w14:paraId="5376F2B8" w14:textId="3F896F75" w:rsidR="00F213FB" w:rsidRPr="00DD74A3" w:rsidRDefault="00F213FB" w:rsidP="00DD74A3">
            <w:pPr>
              <w:spacing w:before="60" w:after="60" w:line="240" w:lineRule="auto"/>
              <w:rPr>
                <w:rFonts w:ascii="Times New Roman" w:hAnsi="Times New Roman"/>
                <w:b/>
                <w:sz w:val="24"/>
                <w:szCs w:val="24"/>
                <w:lang w:val="en-ID"/>
              </w:rPr>
            </w:pPr>
            <w:ins w:id="1108" w:author="Author">
              <w:r>
                <w:rPr>
                  <w:rFonts w:ascii="Times New Roman" w:hAnsi="Times New Roman"/>
                  <w:b/>
                  <w:sz w:val="24"/>
                  <w:szCs w:val="24"/>
                  <w:lang w:val="en-ID"/>
                </w:rPr>
                <w:t>2</w:t>
              </w:r>
            </w:ins>
          </w:p>
        </w:tc>
        <w:tc>
          <w:tcPr>
            <w:tcW w:w="283" w:type="dxa"/>
            <w:tcPrChange w:id="1109" w:author="Author">
              <w:tcPr>
                <w:tcW w:w="283" w:type="dxa"/>
                <w:shd w:val="clear" w:color="auto" w:fill="EAF1DD" w:themeFill="accent3" w:themeFillTint="33"/>
              </w:tcPr>
            </w:tcPrChange>
          </w:tcPr>
          <w:p w14:paraId="13DF643F" w14:textId="77777777" w:rsidR="00DD74A3" w:rsidRDefault="00DD74A3" w:rsidP="00DD74A3">
            <w:pPr>
              <w:spacing w:before="60" w:after="60" w:line="240" w:lineRule="auto"/>
              <w:rPr>
                <w:ins w:id="1110" w:author="Author"/>
                <w:rFonts w:ascii="Times New Roman" w:hAnsi="Times New Roman"/>
                <w:b/>
                <w:sz w:val="24"/>
                <w:szCs w:val="24"/>
                <w:lang w:val="en-ID"/>
              </w:rPr>
            </w:pPr>
          </w:p>
          <w:p w14:paraId="61F8F3F3" w14:textId="77777777" w:rsidR="002251F3" w:rsidRDefault="002251F3" w:rsidP="00DD74A3">
            <w:pPr>
              <w:spacing w:before="60" w:after="60" w:line="240" w:lineRule="auto"/>
              <w:rPr>
                <w:ins w:id="1111" w:author="Author"/>
                <w:rFonts w:ascii="Times New Roman" w:hAnsi="Times New Roman"/>
                <w:b/>
                <w:sz w:val="24"/>
                <w:szCs w:val="24"/>
                <w:lang w:val="en-ID"/>
              </w:rPr>
            </w:pPr>
          </w:p>
          <w:p w14:paraId="55BB1838" w14:textId="77777777" w:rsidR="002251F3" w:rsidRDefault="002251F3" w:rsidP="00DD74A3">
            <w:pPr>
              <w:spacing w:before="60" w:after="60" w:line="240" w:lineRule="auto"/>
              <w:rPr>
                <w:ins w:id="1112" w:author="Author"/>
                <w:rFonts w:ascii="Times New Roman" w:hAnsi="Times New Roman"/>
                <w:b/>
                <w:sz w:val="24"/>
                <w:szCs w:val="24"/>
                <w:lang w:val="en-ID"/>
              </w:rPr>
            </w:pPr>
          </w:p>
          <w:p w14:paraId="71AE79F8" w14:textId="77777777" w:rsidR="002251F3" w:rsidRDefault="002251F3" w:rsidP="00DD74A3">
            <w:pPr>
              <w:spacing w:before="60" w:after="60" w:line="240" w:lineRule="auto"/>
              <w:rPr>
                <w:ins w:id="1113" w:author="Author"/>
                <w:rFonts w:ascii="Times New Roman" w:hAnsi="Times New Roman"/>
                <w:b/>
                <w:sz w:val="24"/>
                <w:szCs w:val="24"/>
                <w:lang w:val="en-ID"/>
              </w:rPr>
            </w:pPr>
          </w:p>
          <w:p w14:paraId="154A5410" w14:textId="4D8A061F" w:rsidR="002251F3" w:rsidRPr="00DD74A3" w:rsidRDefault="002251F3" w:rsidP="00DD74A3">
            <w:pPr>
              <w:spacing w:before="60" w:after="60" w:line="240" w:lineRule="auto"/>
              <w:rPr>
                <w:rFonts w:ascii="Times New Roman" w:hAnsi="Times New Roman"/>
                <w:b/>
                <w:sz w:val="24"/>
                <w:szCs w:val="24"/>
                <w:lang w:val="en-ID"/>
              </w:rPr>
            </w:pPr>
            <w:ins w:id="1114" w:author="Author">
              <w:r>
                <w:rPr>
                  <w:rFonts w:ascii="Times New Roman" w:hAnsi="Times New Roman"/>
                  <w:b/>
                  <w:sz w:val="24"/>
                  <w:szCs w:val="24"/>
                  <w:lang w:val="en-ID"/>
                </w:rPr>
                <w:t>2</w:t>
              </w:r>
            </w:ins>
          </w:p>
        </w:tc>
        <w:tc>
          <w:tcPr>
            <w:tcW w:w="283" w:type="dxa"/>
            <w:tcPrChange w:id="1115" w:author="Author">
              <w:tcPr>
                <w:tcW w:w="283" w:type="dxa"/>
                <w:shd w:val="clear" w:color="auto" w:fill="DAEEF3" w:themeFill="accent5" w:themeFillTint="33"/>
              </w:tcPr>
            </w:tcPrChange>
          </w:tcPr>
          <w:p w14:paraId="5F87ADC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16" w:author="Author">
              <w:tcPr>
                <w:tcW w:w="283" w:type="dxa"/>
                <w:shd w:val="clear" w:color="auto" w:fill="DAEEF3" w:themeFill="accent5" w:themeFillTint="33"/>
              </w:tcPr>
            </w:tcPrChange>
          </w:tcPr>
          <w:p w14:paraId="7322551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17" w:author="Author">
              <w:tcPr>
                <w:tcW w:w="283" w:type="dxa"/>
                <w:shd w:val="clear" w:color="auto" w:fill="DAEEF3" w:themeFill="accent5" w:themeFillTint="33"/>
              </w:tcPr>
            </w:tcPrChange>
          </w:tcPr>
          <w:p w14:paraId="0727ADE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18" w:author="Author">
              <w:tcPr>
                <w:tcW w:w="283" w:type="dxa"/>
                <w:shd w:val="clear" w:color="auto" w:fill="DAEEF3" w:themeFill="accent5" w:themeFillTint="33"/>
              </w:tcPr>
            </w:tcPrChange>
          </w:tcPr>
          <w:p w14:paraId="18480AB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19" w:author="Author">
              <w:tcPr>
                <w:tcW w:w="283" w:type="dxa"/>
                <w:shd w:val="clear" w:color="auto" w:fill="DAEEF3" w:themeFill="accent5" w:themeFillTint="33"/>
              </w:tcPr>
            </w:tcPrChange>
          </w:tcPr>
          <w:p w14:paraId="1ED0732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0" w:author="Author">
              <w:tcPr>
                <w:tcW w:w="283" w:type="dxa"/>
                <w:shd w:val="clear" w:color="auto" w:fill="EAF1DD" w:themeFill="accent3" w:themeFillTint="33"/>
              </w:tcPr>
            </w:tcPrChange>
          </w:tcPr>
          <w:p w14:paraId="3DDED3D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1" w:author="Author">
              <w:tcPr>
                <w:tcW w:w="283" w:type="dxa"/>
                <w:shd w:val="clear" w:color="auto" w:fill="EAF1DD" w:themeFill="accent3" w:themeFillTint="33"/>
              </w:tcPr>
            </w:tcPrChange>
          </w:tcPr>
          <w:p w14:paraId="2870F6A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2" w:author="Author">
              <w:tcPr>
                <w:tcW w:w="283" w:type="dxa"/>
                <w:shd w:val="clear" w:color="auto" w:fill="EAF1DD" w:themeFill="accent3" w:themeFillTint="33"/>
              </w:tcPr>
            </w:tcPrChange>
          </w:tcPr>
          <w:p w14:paraId="10B35CE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3" w:author="Author">
              <w:tcPr>
                <w:tcW w:w="283" w:type="dxa"/>
                <w:shd w:val="clear" w:color="auto" w:fill="EAF1DD" w:themeFill="accent3" w:themeFillTint="33"/>
              </w:tcPr>
            </w:tcPrChange>
          </w:tcPr>
          <w:p w14:paraId="4C00DE6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4" w:author="Author">
              <w:tcPr>
                <w:tcW w:w="283" w:type="dxa"/>
                <w:shd w:val="clear" w:color="auto" w:fill="EAF1DD" w:themeFill="accent3" w:themeFillTint="33"/>
              </w:tcPr>
            </w:tcPrChange>
          </w:tcPr>
          <w:p w14:paraId="58608A8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5" w:author="Author">
              <w:tcPr>
                <w:tcW w:w="283" w:type="dxa"/>
                <w:shd w:val="clear" w:color="auto" w:fill="DAEEF3" w:themeFill="accent5" w:themeFillTint="33"/>
              </w:tcPr>
            </w:tcPrChange>
          </w:tcPr>
          <w:p w14:paraId="0AB0367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6" w:author="Author">
              <w:tcPr>
                <w:tcW w:w="283" w:type="dxa"/>
                <w:shd w:val="clear" w:color="auto" w:fill="DAEEF3" w:themeFill="accent5" w:themeFillTint="33"/>
              </w:tcPr>
            </w:tcPrChange>
          </w:tcPr>
          <w:p w14:paraId="252634A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7" w:author="Author">
              <w:tcPr>
                <w:tcW w:w="283" w:type="dxa"/>
                <w:shd w:val="clear" w:color="auto" w:fill="DAEEF3" w:themeFill="accent5" w:themeFillTint="33"/>
              </w:tcPr>
            </w:tcPrChange>
          </w:tcPr>
          <w:p w14:paraId="45BE675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8" w:author="Author">
              <w:tcPr>
                <w:tcW w:w="283" w:type="dxa"/>
                <w:shd w:val="clear" w:color="auto" w:fill="DAEEF3" w:themeFill="accent5" w:themeFillTint="33"/>
              </w:tcPr>
            </w:tcPrChange>
          </w:tcPr>
          <w:p w14:paraId="349081A7"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29" w:author="Author">
              <w:tcPr>
                <w:tcW w:w="283" w:type="dxa"/>
                <w:shd w:val="clear" w:color="auto" w:fill="DAEEF3" w:themeFill="accent5" w:themeFillTint="33"/>
              </w:tcPr>
            </w:tcPrChange>
          </w:tcPr>
          <w:p w14:paraId="26CAAADA" w14:textId="77777777" w:rsidR="00DD74A3" w:rsidRPr="00DD74A3" w:rsidRDefault="00DD74A3" w:rsidP="00DD74A3">
            <w:pPr>
              <w:spacing w:before="60" w:after="60" w:line="240" w:lineRule="auto"/>
              <w:rPr>
                <w:rFonts w:ascii="Times New Roman" w:hAnsi="Times New Roman"/>
                <w:b/>
                <w:sz w:val="24"/>
                <w:szCs w:val="24"/>
                <w:lang w:val="en-ID"/>
              </w:rPr>
            </w:pPr>
          </w:p>
        </w:tc>
      </w:tr>
      <w:tr w:rsidR="00DD74A3" w:rsidRPr="00DD74A3" w14:paraId="111C7CA7" w14:textId="77777777" w:rsidTr="002251F3">
        <w:trPr>
          <w:trHeight w:val="240"/>
          <w:trPrChange w:id="1130" w:author="Author">
            <w:trPr>
              <w:trHeight w:val="240"/>
            </w:trPr>
          </w:trPrChange>
        </w:trPr>
        <w:tc>
          <w:tcPr>
            <w:tcW w:w="14524" w:type="dxa"/>
            <w:gridSpan w:val="33"/>
            <w:tcPrChange w:id="1131" w:author="Author">
              <w:tcPr>
                <w:tcW w:w="14524" w:type="dxa"/>
                <w:gridSpan w:val="33"/>
                <w:shd w:val="clear" w:color="auto" w:fill="FDE9D9" w:themeFill="accent6" w:themeFillTint="33"/>
              </w:tcPr>
            </w:tcPrChange>
          </w:tcPr>
          <w:p w14:paraId="246D532C"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sz w:val="24"/>
                <w:szCs w:val="24"/>
                <w:lang w:val="en-ID"/>
              </w:rPr>
              <w:t xml:space="preserve">BAB </w:t>
            </w:r>
            <w:proofErr w:type="gramStart"/>
            <w:r>
              <w:rPr>
                <w:rFonts w:ascii="Times New Roman" w:hAnsi="Times New Roman"/>
                <w:b/>
                <w:sz w:val="24"/>
                <w:szCs w:val="24"/>
                <w:lang w:val="en-ID"/>
              </w:rPr>
              <w:t>9 :</w:t>
            </w:r>
            <w:proofErr w:type="gramEnd"/>
            <w:r>
              <w:rPr>
                <w:rFonts w:ascii="Times New Roman" w:hAnsi="Times New Roman"/>
                <w:b/>
                <w:sz w:val="24"/>
                <w:szCs w:val="24"/>
                <w:lang w:val="en-ID"/>
              </w:rPr>
              <w:t xml:space="preserve"> THIS IS MY SONG</w:t>
            </w:r>
          </w:p>
        </w:tc>
      </w:tr>
      <w:tr w:rsidR="00DD74A3" w:rsidRPr="00DD74A3" w14:paraId="0F1DCAA8" w14:textId="77777777" w:rsidTr="002251F3">
        <w:trPr>
          <w:trHeight w:val="240"/>
          <w:trPrChange w:id="1132" w:author="Author">
            <w:trPr>
              <w:trHeight w:val="240"/>
            </w:trPr>
          </w:trPrChange>
        </w:trPr>
        <w:tc>
          <w:tcPr>
            <w:tcW w:w="14524" w:type="dxa"/>
            <w:gridSpan w:val="33"/>
            <w:tcPrChange w:id="1133" w:author="Author">
              <w:tcPr>
                <w:tcW w:w="14524" w:type="dxa"/>
                <w:gridSpan w:val="33"/>
                <w:shd w:val="clear" w:color="auto" w:fill="FDE9D9" w:themeFill="accent6" w:themeFillTint="33"/>
              </w:tcPr>
            </w:tcPrChange>
          </w:tcPr>
          <w:p w14:paraId="0CE6D8F4"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1 :</w:t>
            </w:r>
            <w:proofErr w:type="gramEnd"/>
            <w:r>
              <w:rPr>
                <w:rFonts w:ascii="Times New Roman" w:hAnsi="Times New Roman"/>
                <w:b/>
                <w:bCs/>
                <w:caps/>
                <w:sz w:val="24"/>
                <w:szCs w:val="24"/>
              </w:rPr>
              <w:t xml:space="preserve"> </w:t>
            </w:r>
            <w:r w:rsidR="00702DF7">
              <w:rPr>
                <w:rFonts w:ascii="Times New Roman" w:hAnsi="Times New Roman"/>
                <w:b/>
                <w:bCs/>
                <w:caps/>
                <w:sz w:val="24"/>
                <w:szCs w:val="24"/>
              </w:rPr>
              <w:t>Menafsirkan fungsi sosial, unsur kebahasaan berkaitan dengan lirik lagu</w:t>
            </w:r>
          </w:p>
        </w:tc>
      </w:tr>
      <w:tr w:rsidR="00F213FB" w:rsidRPr="00DD74A3" w14:paraId="7FAD7B26" w14:textId="77777777" w:rsidTr="002251F3">
        <w:trPr>
          <w:trHeight w:val="240"/>
          <w:trPrChange w:id="1134" w:author="Author">
            <w:trPr>
              <w:trHeight w:val="240"/>
            </w:trPr>
          </w:trPrChange>
        </w:trPr>
        <w:tc>
          <w:tcPr>
            <w:tcW w:w="452" w:type="dxa"/>
            <w:tcPrChange w:id="1135" w:author="Author">
              <w:tcPr>
                <w:tcW w:w="452" w:type="dxa"/>
                <w:shd w:val="clear" w:color="auto" w:fill="BFBFBF" w:themeFill="background1" w:themeFillShade="BF"/>
              </w:tcPr>
            </w:tcPrChange>
          </w:tcPr>
          <w:p w14:paraId="04F4437C"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1136" w:author="Author">
              <w:r w:rsidDel="006E73F6">
                <w:rPr>
                  <w:rFonts w:ascii="Times New Roman" w:hAnsi="Times New Roman"/>
                  <w:b/>
                  <w:sz w:val="24"/>
                  <w:szCs w:val="24"/>
                  <w:lang w:val="en-ID"/>
                </w:rPr>
                <w:delText>1</w:delText>
              </w:r>
            </w:del>
            <w:ins w:id="1137" w:author="Author">
              <w:r w:rsidR="006E73F6">
                <w:rPr>
                  <w:rFonts w:ascii="Times New Roman" w:hAnsi="Times New Roman"/>
                  <w:b/>
                  <w:sz w:val="24"/>
                  <w:szCs w:val="24"/>
                  <w:lang w:val="en-ID"/>
                </w:rPr>
                <w:t>7</w:t>
              </w:r>
            </w:ins>
          </w:p>
        </w:tc>
        <w:tc>
          <w:tcPr>
            <w:tcW w:w="4770" w:type="dxa"/>
            <w:tcPrChange w:id="1138" w:author="Author">
              <w:tcPr>
                <w:tcW w:w="4770" w:type="dxa"/>
                <w:shd w:val="clear" w:color="auto" w:fill="F2F2F2" w:themeFill="background1" w:themeFillShade="F2"/>
              </w:tcPr>
            </w:tcPrChange>
          </w:tcPr>
          <w:p w14:paraId="29CDA538" w14:textId="77777777" w:rsidR="00D307AF" w:rsidRDefault="00BA2244">
            <w:pPr>
              <w:spacing w:before="60" w:after="60" w:line="240" w:lineRule="auto"/>
              <w:ind w:left="711" w:hanging="711"/>
              <w:rPr>
                <w:rFonts w:ascii="Times New Roman" w:eastAsia="Bookman Old Style" w:hAnsi="Times New Roman"/>
                <w:sz w:val="24"/>
                <w:szCs w:val="24"/>
              </w:rPr>
            </w:pPr>
            <w:r>
              <w:rPr>
                <w:rFonts w:ascii="Times New Roman" w:eastAsia="Bookman Old Style" w:hAnsi="Times New Roman"/>
                <w:sz w:val="24"/>
                <w:szCs w:val="24"/>
              </w:rPr>
              <w:t>11.9.1</w:t>
            </w:r>
            <w:r>
              <w:rPr>
                <w:rFonts w:ascii="Times New Roman" w:eastAsia="Bookman Old Style" w:hAnsi="Times New Roman"/>
                <w:sz w:val="24"/>
                <w:szCs w:val="24"/>
              </w:rPr>
              <w:tab/>
            </w:r>
            <w:r w:rsidR="00702DF7" w:rsidRPr="00702DF7">
              <w:rPr>
                <w:rFonts w:ascii="Times New Roman" w:eastAsia="Bookman Old Style" w:hAnsi="Times New Roman"/>
                <w:sz w:val="24"/>
                <w:szCs w:val="24"/>
              </w:rPr>
              <w:t xml:space="preserve">Kalian </w:t>
            </w:r>
            <w:proofErr w:type="spellStart"/>
            <w:r w:rsidR="00702DF7" w:rsidRPr="00702DF7">
              <w:rPr>
                <w:rFonts w:ascii="Times New Roman" w:eastAsia="Bookman Old Style" w:hAnsi="Times New Roman"/>
                <w:sz w:val="24"/>
                <w:szCs w:val="24"/>
              </w:rPr>
              <w:t>dapat</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menentukan</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tujuan</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atau</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tema</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lagu</w:t>
            </w:r>
            <w:proofErr w:type="spellEnd"/>
            <w:r w:rsidR="00702DF7" w:rsidRPr="00702DF7">
              <w:rPr>
                <w:rFonts w:ascii="Times New Roman" w:eastAsia="Bookman Old Style" w:hAnsi="Times New Roman"/>
                <w:sz w:val="24"/>
                <w:szCs w:val="24"/>
              </w:rPr>
              <w:t xml:space="preserve"> </w:t>
            </w:r>
          </w:p>
          <w:p w14:paraId="51481F86"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eastAsia="Bookman Old Style" w:hAnsi="Times New Roman"/>
                <w:sz w:val="24"/>
                <w:szCs w:val="24"/>
              </w:rPr>
              <w:t>11.9.2</w:t>
            </w:r>
            <w:r>
              <w:rPr>
                <w:rFonts w:ascii="Times New Roman" w:eastAsia="Bookman Old Style" w:hAnsi="Times New Roman"/>
                <w:sz w:val="24"/>
                <w:szCs w:val="24"/>
              </w:rPr>
              <w:tab/>
            </w:r>
            <w:r w:rsidR="00702DF7" w:rsidRPr="00702DF7">
              <w:rPr>
                <w:rFonts w:ascii="Times New Roman" w:eastAsia="Bookman Old Style" w:hAnsi="Times New Roman"/>
                <w:sz w:val="24"/>
                <w:szCs w:val="24"/>
              </w:rPr>
              <w:t xml:space="preserve">Kalian </w:t>
            </w:r>
            <w:proofErr w:type="spellStart"/>
            <w:r w:rsidR="00702DF7" w:rsidRPr="00702DF7">
              <w:rPr>
                <w:rFonts w:ascii="Times New Roman" w:hAnsi="Times New Roman"/>
                <w:sz w:val="24"/>
                <w:szCs w:val="24"/>
                <w:lang w:val="en-ID"/>
              </w:rPr>
              <w:t>dapat</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menentukan</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kalimat</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kiasan</w:t>
            </w:r>
            <w:proofErr w:type="spellEnd"/>
            <w:r w:rsidR="00702DF7" w:rsidRPr="00702DF7">
              <w:rPr>
                <w:rFonts w:ascii="Times New Roman" w:eastAsia="Bookman Old Style" w:hAnsi="Times New Roman"/>
                <w:sz w:val="24"/>
                <w:szCs w:val="24"/>
              </w:rPr>
              <w:t xml:space="preserve"> (</w:t>
            </w:r>
            <w:r w:rsidR="00702DF7" w:rsidRPr="00702DF7">
              <w:rPr>
                <w:rFonts w:ascii="Times New Roman" w:hAnsi="Times New Roman"/>
                <w:sz w:val="24"/>
                <w:szCs w:val="24"/>
                <w:lang w:val="en-ID"/>
              </w:rPr>
              <w:t>figurative</w:t>
            </w:r>
            <w:r w:rsidR="00702DF7" w:rsidRPr="00702DF7">
              <w:rPr>
                <w:rFonts w:ascii="Times New Roman" w:eastAsia="Bookman Old Style" w:hAnsi="Times New Roman"/>
                <w:sz w:val="24"/>
                <w:szCs w:val="24"/>
              </w:rPr>
              <w:t xml:space="preserve"> language) yang </w:t>
            </w:r>
            <w:proofErr w:type="spellStart"/>
            <w:r w:rsidR="00702DF7" w:rsidRPr="00702DF7">
              <w:rPr>
                <w:rFonts w:ascii="Times New Roman" w:hAnsi="Times New Roman"/>
                <w:sz w:val="24"/>
                <w:szCs w:val="24"/>
              </w:rPr>
              <w:t>digunakan</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dalam</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lirik</w:t>
            </w:r>
            <w:proofErr w:type="spellEnd"/>
            <w:r w:rsidR="00702DF7" w:rsidRPr="00702DF7">
              <w:rPr>
                <w:rFonts w:ascii="Times New Roman" w:hAnsi="Times New Roman"/>
                <w:sz w:val="24"/>
                <w:szCs w:val="24"/>
              </w:rPr>
              <w:t xml:space="preserve"> </w:t>
            </w:r>
            <w:proofErr w:type="spellStart"/>
            <w:r w:rsidR="00702DF7" w:rsidRPr="00702DF7">
              <w:rPr>
                <w:rFonts w:ascii="Times New Roman" w:hAnsi="Times New Roman"/>
                <w:sz w:val="24"/>
                <w:szCs w:val="24"/>
              </w:rPr>
              <w:t>lagu</w:t>
            </w:r>
            <w:proofErr w:type="spellEnd"/>
          </w:p>
        </w:tc>
        <w:tc>
          <w:tcPr>
            <w:tcW w:w="820" w:type="dxa"/>
            <w:tcPrChange w:id="1139" w:author="Author">
              <w:tcPr>
                <w:tcW w:w="820" w:type="dxa"/>
                <w:shd w:val="clear" w:color="auto" w:fill="F2DBDB" w:themeFill="accent2" w:themeFillTint="33"/>
              </w:tcPr>
            </w:tcPrChange>
          </w:tcPr>
          <w:p w14:paraId="56EE2AC6"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t>JP</w:t>
            </w:r>
          </w:p>
        </w:tc>
        <w:tc>
          <w:tcPr>
            <w:tcW w:w="282" w:type="dxa"/>
            <w:tcPrChange w:id="1140" w:author="Author">
              <w:tcPr>
                <w:tcW w:w="282" w:type="dxa"/>
                <w:shd w:val="clear" w:color="auto" w:fill="EAF1DD" w:themeFill="accent3" w:themeFillTint="33"/>
              </w:tcPr>
            </w:tcPrChange>
          </w:tcPr>
          <w:p w14:paraId="09EBD8A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1" w:author="Author">
              <w:tcPr>
                <w:tcW w:w="282" w:type="dxa"/>
                <w:shd w:val="clear" w:color="auto" w:fill="EAF1DD" w:themeFill="accent3" w:themeFillTint="33"/>
              </w:tcPr>
            </w:tcPrChange>
          </w:tcPr>
          <w:p w14:paraId="37E2652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2" w:author="Author">
              <w:tcPr>
                <w:tcW w:w="282" w:type="dxa"/>
                <w:shd w:val="clear" w:color="auto" w:fill="EAF1DD" w:themeFill="accent3" w:themeFillTint="33"/>
              </w:tcPr>
            </w:tcPrChange>
          </w:tcPr>
          <w:p w14:paraId="034EE8F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3" w:author="Author">
              <w:tcPr>
                <w:tcW w:w="282" w:type="dxa"/>
                <w:shd w:val="clear" w:color="auto" w:fill="EAF1DD" w:themeFill="accent3" w:themeFillTint="33"/>
              </w:tcPr>
            </w:tcPrChange>
          </w:tcPr>
          <w:p w14:paraId="054B881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4" w:author="Author">
              <w:tcPr>
                <w:tcW w:w="282" w:type="dxa"/>
                <w:shd w:val="clear" w:color="auto" w:fill="EAF1DD" w:themeFill="accent3" w:themeFillTint="33"/>
              </w:tcPr>
            </w:tcPrChange>
          </w:tcPr>
          <w:p w14:paraId="3DAFF38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5" w:author="Author">
              <w:tcPr>
                <w:tcW w:w="282" w:type="dxa"/>
                <w:shd w:val="clear" w:color="auto" w:fill="DAEEF3" w:themeFill="accent5" w:themeFillTint="33"/>
              </w:tcPr>
            </w:tcPrChange>
          </w:tcPr>
          <w:p w14:paraId="221F775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6" w:author="Author">
              <w:tcPr>
                <w:tcW w:w="282" w:type="dxa"/>
                <w:shd w:val="clear" w:color="auto" w:fill="DAEEF3" w:themeFill="accent5" w:themeFillTint="33"/>
              </w:tcPr>
            </w:tcPrChange>
          </w:tcPr>
          <w:p w14:paraId="2C31998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47" w:author="Author">
              <w:tcPr>
                <w:tcW w:w="282" w:type="dxa"/>
                <w:shd w:val="clear" w:color="auto" w:fill="DAEEF3" w:themeFill="accent5" w:themeFillTint="33"/>
              </w:tcPr>
            </w:tcPrChange>
          </w:tcPr>
          <w:p w14:paraId="05DB728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48" w:author="Author">
              <w:tcPr>
                <w:tcW w:w="283" w:type="dxa"/>
                <w:shd w:val="clear" w:color="auto" w:fill="DAEEF3" w:themeFill="accent5" w:themeFillTint="33"/>
              </w:tcPr>
            </w:tcPrChange>
          </w:tcPr>
          <w:p w14:paraId="4EC4D45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49" w:author="Author">
              <w:tcPr>
                <w:tcW w:w="283" w:type="dxa"/>
                <w:shd w:val="clear" w:color="auto" w:fill="DAEEF3" w:themeFill="accent5" w:themeFillTint="33"/>
              </w:tcPr>
            </w:tcPrChange>
          </w:tcPr>
          <w:p w14:paraId="70131C1E" w14:textId="075F5C84"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50" w:author="Author">
              <w:tcPr>
                <w:tcW w:w="283" w:type="dxa"/>
                <w:shd w:val="clear" w:color="auto" w:fill="EAF1DD" w:themeFill="accent3" w:themeFillTint="33"/>
              </w:tcPr>
            </w:tcPrChange>
          </w:tcPr>
          <w:p w14:paraId="298D2856" w14:textId="77777777" w:rsidR="00DD74A3" w:rsidRDefault="00DD74A3" w:rsidP="00DD74A3">
            <w:pPr>
              <w:spacing w:before="60" w:after="60" w:line="240" w:lineRule="auto"/>
              <w:rPr>
                <w:ins w:id="1151" w:author="Author"/>
                <w:rFonts w:ascii="Times New Roman" w:hAnsi="Times New Roman"/>
                <w:b/>
                <w:sz w:val="24"/>
                <w:szCs w:val="24"/>
                <w:lang w:val="en-ID"/>
              </w:rPr>
            </w:pPr>
          </w:p>
          <w:p w14:paraId="72C014B7" w14:textId="77777777" w:rsidR="00F213FB" w:rsidRDefault="00F213FB" w:rsidP="00DD74A3">
            <w:pPr>
              <w:spacing w:before="60" w:after="60" w:line="240" w:lineRule="auto"/>
              <w:rPr>
                <w:ins w:id="1152" w:author="Author"/>
                <w:rFonts w:ascii="Times New Roman" w:hAnsi="Times New Roman"/>
                <w:b/>
                <w:sz w:val="24"/>
                <w:szCs w:val="24"/>
                <w:lang w:val="en-ID"/>
              </w:rPr>
            </w:pPr>
          </w:p>
          <w:p w14:paraId="486CE99F" w14:textId="77777777" w:rsidR="00F213FB" w:rsidRDefault="00F213FB" w:rsidP="00DD74A3">
            <w:pPr>
              <w:spacing w:before="60" w:after="60" w:line="240" w:lineRule="auto"/>
              <w:rPr>
                <w:ins w:id="1153" w:author="Author"/>
                <w:rFonts w:ascii="Times New Roman" w:hAnsi="Times New Roman"/>
                <w:b/>
                <w:sz w:val="24"/>
                <w:szCs w:val="24"/>
                <w:lang w:val="en-ID"/>
              </w:rPr>
            </w:pPr>
          </w:p>
          <w:p w14:paraId="282A972C" w14:textId="28FCAE56" w:rsidR="00F213FB" w:rsidRPr="00DD74A3" w:rsidRDefault="00F213FB" w:rsidP="00DD74A3">
            <w:pPr>
              <w:spacing w:before="60" w:after="60" w:line="240" w:lineRule="auto"/>
              <w:rPr>
                <w:rFonts w:ascii="Times New Roman" w:hAnsi="Times New Roman"/>
                <w:b/>
                <w:sz w:val="24"/>
                <w:szCs w:val="24"/>
                <w:lang w:val="en-ID"/>
              </w:rPr>
            </w:pPr>
          </w:p>
        </w:tc>
        <w:tc>
          <w:tcPr>
            <w:tcW w:w="283" w:type="dxa"/>
            <w:tcPrChange w:id="1154" w:author="Author">
              <w:tcPr>
                <w:tcW w:w="283" w:type="dxa"/>
                <w:shd w:val="clear" w:color="auto" w:fill="EAF1DD" w:themeFill="accent3" w:themeFillTint="33"/>
              </w:tcPr>
            </w:tcPrChange>
          </w:tcPr>
          <w:p w14:paraId="065118AD" w14:textId="77777777" w:rsidR="00DD74A3" w:rsidRDefault="00DD74A3" w:rsidP="00DD74A3">
            <w:pPr>
              <w:spacing w:before="60" w:after="60" w:line="240" w:lineRule="auto"/>
              <w:rPr>
                <w:ins w:id="1155" w:author="Author"/>
                <w:rFonts w:ascii="Times New Roman" w:hAnsi="Times New Roman"/>
                <w:b/>
                <w:sz w:val="24"/>
                <w:szCs w:val="24"/>
                <w:lang w:val="en-ID"/>
              </w:rPr>
            </w:pPr>
          </w:p>
          <w:p w14:paraId="6F4E04F2" w14:textId="77777777" w:rsidR="00F213FB" w:rsidRDefault="00F213FB" w:rsidP="00DD74A3">
            <w:pPr>
              <w:spacing w:before="60" w:after="60" w:line="240" w:lineRule="auto"/>
              <w:rPr>
                <w:ins w:id="1156" w:author="Author"/>
                <w:rFonts w:ascii="Times New Roman" w:hAnsi="Times New Roman"/>
                <w:b/>
                <w:sz w:val="24"/>
                <w:szCs w:val="24"/>
                <w:lang w:val="en-ID"/>
              </w:rPr>
            </w:pPr>
          </w:p>
          <w:p w14:paraId="40D1DBDC" w14:textId="77777777" w:rsidR="00F213FB" w:rsidRDefault="00F213FB" w:rsidP="00DD74A3">
            <w:pPr>
              <w:spacing w:before="60" w:after="60" w:line="240" w:lineRule="auto"/>
              <w:rPr>
                <w:ins w:id="1157" w:author="Author"/>
                <w:rFonts w:ascii="Times New Roman" w:hAnsi="Times New Roman"/>
                <w:b/>
                <w:sz w:val="24"/>
                <w:szCs w:val="24"/>
                <w:lang w:val="en-ID"/>
              </w:rPr>
            </w:pPr>
          </w:p>
          <w:p w14:paraId="04F63899" w14:textId="00B8CFA5" w:rsidR="00F213FB" w:rsidRPr="00DD74A3" w:rsidRDefault="00F213FB" w:rsidP="00DD74A3">
            <w:pPr>
              <w:spacing w:before="60" w:after="60" w:line="240" w:lineRule="auto"/>
              <w:rPr>
                <w:rFonts w:ascii="Times New Roman" w:hAnsi="Times New Roman"/>
                <w:b/>
                <w:sz w:val="24"/>
                <w:szCs w:val="24"/>
                <w:lang w:val="en-ID"/>
              </w:rPr>
            </w:pPr>
          </w:p>
        </w:tc>
        <w:tc>
          <w:tcPr>
            <w:tcW w:w="283" w:type="dxa"/>
            <w:tcPrChange w:id="1158" w:author="Author">
              <w:tcPr>
                <w:tcW w:w="283" w:type="dxa"/>
                <w:shd w:val="clear" w:color="auto" w:fill="EAF1DD" w:themeFill="accent3" w:themeFillTint="33"/>
              </w:tcPr>
            </w:tcPrChange>
          </w:tcPr>
          <w:p w14:paraId="74E5EF3D"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59" w:author="Author">
              <w:tcPr>
                <w:tcW w:w="283" w:type="dxa"/>
                <w:shd w:val="clear" w:color="auto" w:fill="EAF1DD" w:themeFill="accent3" w:themeFillTint="33"/>
              </w:tcPr>
            </w:tcPrChange>
          </w:tcPr>
          <w:p w14:paraId="3417F710"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60" w:author="Author">
              <w:tcPr>
                <w:tcW w:w="283" w:type="dxa"/>
                <w:shd w:val="clear" w:color="auto" w:fill="EAF1DD" w:themeFill="accent3" w:themeFillTint="33"/>
              </w:tcPr>
            </w:tcPrChange>
          </w:tcPr>
          <w:p w14:paraId="166DFD0D" w14:textId="4319A3CF"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61" w:author="Author">
              <w:tcPr>
                <w:tcW w:w="283" w:type="dxa"/>
                <w:shd w:val="clear" w:color="auto" w:fill="DAEEF3" w:themeFill="accent5" w:themeFillTint="33"/>
              </w:tcPr>
            </w:tcPrChange>
          </w:tcPr>
          <w:p w14:paraId="1491A634" w14:textId="48CA1485" w:rsidR="00DD74A3" w:rsidRPr="00DD74A3" w:rsidRDefault="002251F3" w:rsidP="00DD74A3">
            <w:pPr>
              <w:spacing w:before="60" w:after="60" w:line="240" w:lineRule="auto"/>
              <w:rPr>
                <w:rFonts w:ascii="Times New Roman" w:hAnsi="Times New Roman"/>
                <w:b/>
                <w:sz w:val="24"/>
                <w:szCs w:val="24"/>
                <w:lang w:val="en-ID"/>
              </w:rPr>
            </w:pPr>
            <w:ins w:id="1162" w:author="Author">
              <w:r>
                <w:rPr>
                  <w:rFonts w:ascii="Times New Roman" w:hAnsi="Times New Roman"/>
                  <w:b/>
                  <w:sz w:val="24"/>
                  <w:szCs w:val="24"/>
                  <w:lang w:val="en-ID"/>
                </w:rPr>
                <w:t>2</w:t>
              </w:r>
            </w:ins>
          </w:p>
        </w:tc>
        <w:tc>
          <w:tcPr>
            <w:tcW w:w="283" w:type="dxa"/>
            <w:tcPrChange w:id="1163" w:author="Author">
              <w:tcPr>
                <w:tcW w:w="283" w:type="dxa"/>
                <w:shd w:val="clear" w:color="auto" w:fill="DAEEF3" w:themeFill="accent5" w:themeFillTint="33"/>
              </w:tcPr>
            </w:tcPrChange>
          </w:tcPr>
          <w:p w14:paraId="1891BB44" w14:textId="49AE2027" w:rsidR="00DD74A3" w:rsidRDefault="002251F3" w:rsidP="00DD74A3">
            <w:pPr>
              <w:spacing w:before="60" w:after="60" w:line="240" w:lineRule="auto"/>
              <w:rPr>
                <w:ins w:id="1164" w:author="Author"/>
                <w:rFonts w:ascii="Times New Roman" w:hAnsi="Times New Roman"/>
                <w:b/>
                <w:sz w:val="24"/>
                <w:szCs w:val="24"/>
                <w:lang w:val="en-ID"/>
              </w:rPr>
            </w:pPr>
            <w:ins w:id="1165" w:author="Author">
              <w:r>
                <w:rPr>
                  <w:rFonts w:ascii="Times New Roman" w:hAnsi="Times New Roman"/>
                  <w:b/>
                  <w:sz w:val="24"/>
                  <w:szCs w:val="24"/>
                  <w:lang w:val="en-ID"/>
                </w:rPr>
                <w:t>2</w:t>
              </w:r>
            </w:ins>
          </w:p>
          <w:p w14:paraId="3E3BC2F2" w14:textId="77777777" w:rsidR="002251F3" w:rsidRDefault="002251F3" w:rsidP="00DD74A3">
            <w:pPr>
              <w:spacing w:before="60" w:after="60" w:line="240" w:lineRule="auto"/>
              <w:rPr>
                <w:ins w:id="1166" w:author="Author"/>
                <w:rFonts w:ascii="Times New Roman" w:hAnsi="Times New Roman"/>
                <w:b/>
                <w:sz w:val="24"/>
                <w:szCs w:val="24"/>
                <w:lang w:val="en-ID"/>
              </w:rPr>
            </w:pPr>
          </w:p>
          <w:p w14:paraId="7D32D2C7" w14:textId="77777777" w:rsidR="002251F3" w:rsidRDefault="002251F3" w:rsidP="00DD74A3">
            <w:pPr>
              <w:spacing w:before="60" w:after="60" w:line="240" w:lineRule="auto"/>
              <w:rPr>
                <w:ins w:id="1167" w:author="Author"/>
                <w:rFonts w:ascii="Times New Roman" w:hAnsi="Times New Roman"/>
                <w:b/>
                <w:sz w:val="24"/>
                <w:szCs w:val="24"/>
                <w:lang w:val="en-ID"/>
              </w:rPr>
            </w:pPr>
          </w:p>
          <w:p w14:paraId="32A1E17F" w14:textId="38145DD9" w:rsidR="002251F3" w:rsidRPr="00DD74A3" w:rsidRDefault="002251F3" w:rsidP="00DD74A3">
            <w:pPr>
              <w:spacing w:before="60" w:after="60" w:line="240" w:lineRule="auto"/>
              <w:rPr>
                <w:rFonts w:ascii="Times New Roman" w:hAnsi="Times New Roman"/>
                <w:b/>
                <w:sz w:val="24"/>
                <w:szCs w:val="24"/>
                <w:lang w:val="en-ID"/>
              </w:rPr>
            </w:pPr>
          </w:p>
        </w:tc>
        <w:tc>
          <w:tcPr>
            <w:tcW w:w="283" w:type="dxa"/>
            <w:tcPrChange w:id="1168" w:author="Author">
              <w:tcPr>
                <w:tcW w:w="283" w:type="dxa"/>
                <w:shd w:val="clear" w:color="auto" w:fill="DAEEF3" w:themeFill="accent5" w:themeFillTint="33"/>
              </w:tcPr>
            </w:tcPrChange>
          </w:tcPr>
          <w:p w14:paraId="6E87C118" w14:textId="77777777" w:rsidR="00DD74A3" w:rsidRDefault="00DD74A3" w:rsidP="00DD74A3">
            <w:pPr>
              <w:spacing w:before="60" w:after="60" w:line="240" w:lineRule="auto"/>
              <w:rPr>
                <w:ins w:id="1169" w:author="Author"/>
                <w:rFonts w:ascii="Times New Roman" w:hAnsi="Times New Roman"/>
                <w:b/>
                <w:sz w:val="24"/>
                <w:szCs w:val="24"/>
                <w:lang w:val="en-ID"/>
              </w:rPr>
            </w:pPr>
          </w:p>
          <w:p w14:paraId="658ACB1F" w14:textId="77777777" w:rsidR="002251F3" w:rsidRDefault="002251F3" w:rsidP="00DD74A3">
            <w:pPr>
              <w:spacing w:before="60" w:after="60" w:line="240" w:lineRule="auto"/>
              <w:rPr>
                <w:ins w:id="1170" w:author="Author"/>
                <w:rFonts w:ascii="Times New Roman" w:hAnsi="Times New Roman"/>
                <w:b/>
                <w:sz w:val="24"/>
                <w:szCs w:val="24"/>
                <w:lang w:val="en-ID"/>
              </w:rPr>
            </w:pPr>
          </w:p>
          <w:p w14:paraId="31D60955" w14:textId="77777777" w:rsidR="002251F3" w:rsidRDefault="002251F3" w:rsidP="00DD74A3">
            <w:pPr>
              <w:spacing w:before="60" w:after="60" w:line="240" w:lineRule="auto"/>
              <w:rPr>
                <w:ins w:id="1171" w:author="Author"/>
                <w:rFonts w:ascii="Times New Roman" w:hAnsi="Times New Roman"/>
                <w:b/>
                <w:sz w:val="24"/>
                <w:szCs w:val="24"/>
                <w:lang w:val="en-ID"/>
              </w:rPr>
            </w:pPr>
          </w:p>
          <w:p w14:paraId="07549F5B" w14:textId="7B30CA8E" w:rsidR="002251F3" w:rsidRPr="00DD74A3" w:rsidRDefault="002251F3" w:rsidP="00DD74A3">
            <w:pPr>
              <w:spacing w:before="60" w:after="60" w:line="240" w:lineRule="auto"/>
              <w:rPr>
                <w:rFonts w:ascii="Times New Roman" w:hAnsi="Times New Roman"/>
                <w:b/>
                <w:sz w:val="24"/>
                <w:szCs w:val="24"/>
                <w:lang w:val="en-ID"/>
              </w:rPr>
            </w:pPr>
            <w:ins w:id="1172" w:author="Author">
              <w:r>
                <w:rPr>
                  <w:rFonts w:ascii="Times New Roman" w:hAnsi="Times New Roman"/>
                  <w:b/>
                  <w:sz w:val="24"/>
                  <w:szCs w:val="24"/>
                  <w:lang w:val="en-ID"/>
                </w:rPr>
                <w:t>2</w:t>
              </w:r>
            </w:ins>
          </w:p>
        </w:tc>
        <w:tc>
          <w:tcPr>
            <w:tcW w:w="283" w:type="dxa"/>
            <w:tcPrChange w:id="1173" w:author="Author">
              <w:tcPr>
                <w:tcW w:w="283" w:type="dxa"/>
                <w:shd w:val="clear" w:color="auto" w:fill="DAEEF3" w:themeFill="accent5" w:themeFillTint="33"/>
              </w:tcPr>
            </w:tcPrChange>
          </w:tcPr>
          <w:p w14:paraId="2747C52C" w14:textId="77777777" w:rsidR="00DD74A3" w:rsidRDefault="00DD74A3" w:rsidP="00DD74A3">
            <w:pPr>
              <w:spacing w:before="60" w:after="60" w:line="240" w:lineRule="auto"/>
              <w:rPr>
                <w:ins w:id="1174" w:author="Author"/>
                <w:rFonts w:ascii="Times New Roman" w:hAnsi="Times New Roman"/>
                <w:b/>
                <w:sz w:val="24"/>
                <w:szCs w:val="24"/>
                <w:lang w:val="en-ID"/>
              </w:rPr>
            </w:pPr>
          </w:p>
          <w:p w14:paraId="1E6F0B05" w14:textId="77777777" w:rsidR="002251F3" w:rsidRDefault="002251F3" w:rsidP="00DD74A3">
            <w:pPr>
              <w:spacing w:before="60" w:after="60" w:line="240" w:lineRule="auto"/>
              <w:rPr>
                <w:ins w:id="1175" w:author="Author"/>
                <w:rFonts w:ascii="Times New Roman" w:hAnsi="Times New Roman"/>
                <w:b/>
                <w:sz w:val="24"/>
                <w:szCs w:val="24"/>
                <w:lang w:val="en-ID"/>
              </w:rPr>
            </w:pPr>
          </w:p>
          <w:p w14:paraId="0718ADDB" w14:textId="77777777" w:rsidR="002251F3" w:rsidRDefault="002251F3" w:rsidP="00DD74A3">
            <w:pPr>
              <w:spacing w:before="60" w:after="60" w:line="240" w:lineRule="auto"/>
              <w:rPr>
                <w:ins w:id="1176" w:author="Author"/>
                <w:rFonts w:ascii="Times New Roman" w:hAnsi="Times New Roman"/>
                <w:b/>
                <w:sz w:val="24"/>
                <w:szCs w:val="24"/>
                <w:lang w:val="en-ID"/>
              </w:rPr>
            </w:pPr>
          </w:p>
          <w:p w14:paraId="54720DD8" w14:textId="58D2665A" w:rsidR="002251F3" w:rsidRPr="00DD74A3" w:rsidRDefault="002251F3" w:rsidP="00DD74A3">
            <w:pPr>
              <w:spacing w:before="60" w:after="60" w:line="240" w:lineRule="auto"/>
              <w:rPr>
                <w:rFonts w:ascii="Times New Roman" w:hAnsi="Times New Roman"/>
                <w:b/>
                <w:sz w:val="24"/>
                <w:szCs w:val="24"/>
                <w:lang w:val="en-ID"/>
              </w:rPr>
            </w:pPr>
            <w:ins w:id="1177" w:author="Author">
              <w:r>
                <w:rPr>
                  <w:rFonts w:ascii="Times New Roman" w:hAnsi="Times New Roman"/>
                  <w:b/>
                  <w:sz w:val="24"/>
                  <w:szCs w:val="24"/>
                  <w:lang w:val="en-ID"/>
                </w:rPr>
                <w:t>2</w:t>
              </w:r>
            </w:ins>
          </w:p>
        </w:tc>
        <w:tc>
          <w:tcPr>
            <w:tcW w:w="283" w:type="dxa"/>
            <w:tcPrChange w:id="1178" w:author="Author">
              <w:tcPr>
                <w:tcW w:w="283" w:type="dxa"/>
                <w:shd w:val="clear" w:color="auto" w:fill="DAEEF3" w:themeFill="accent5" w:themeFillTint="33"/>
              </w:tcPr>
            </w:tcPrChange>
          </w:tcPr>
          <w:p w14:paraId="368A029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79" w:author="Author">
              <w:tcPr>
                <w:tcW w:w="283" w:type="dxa"/>
                <w:shd w:val="clear" w:color="auto" w:fill="EAF1DD" w:themeFill="accent3" w:themeFillTint="33"/>
              </w:tcPr>
            </w:tcPrChange>
          </w:tcPr>
          <w:p w14:paraId="6793377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0" w:author="Author">
              <w:tcPr>
                <w:tcW w:w="283" w:type="dxa"/>
                <w:shd w:val="clear" w:color="auto" w:fill="EAF1DD" w:themeFill="accent3" w:themeFillTint="33"/>
              </w:tcPr>
            </w:tcPrChange>
          </w:tcPr>
          <w:p w14:paraId="15C4E3A6"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1" w:author="Author">
              <w:tcPr>
                <w:tcW w:w="283" w:type="dxa"/>
                <w:shd w:val="clear" w:color="auto" w:fill="EAF1DD" w:themeFill="accent3" w:themeFillTint="33"/>
              </w:tcPr>
            </w:tcPrChange>
          </w:tcPr>
          <w:p w14:paraId="3D5E08F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2" w:author="Author">
              <w:tcPr>
                <w:tcW w:w="283" w:type="dxa"/>
                <w:shd w:val="clear" w:color="auto" w:fill="EAF1DD" w:themeFill="accent3" w:themeFillTint="33"/>
              </w:tcPr>
            </w:tcPrChange>
          </w:tcPr>
          <w:p w14:paraId="5B8B6F6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3" w:author="Author">
              <w:tcPr>
                <w:tcW w:w="283" w:type="dxa"/>
                <w:shd w:val="clear" w:color="auto" w:fill="EAF1DD" w:themeFill="accent3" w:themeFillTint="33"/>
              </w:tcPr>
            </w:tcPrChange>
          </w:tcPr>
          <w:p w14:paraId="0F3EBE8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4" w:author="Author">
              <w:tcPr>
                <w:tcW w:w="283" w:type="dxa"/>
                <w:shd w:val="clear" w:color="auto" w:fill="DAEEF3" w:themeFill="accent5" w:themeFillTint="33"/>
              </w:tcPr>
            </w:tcPrChange>
          </w:tcPr>
          <w:p w14:paraId="75202CA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5" w:author="Author">
              <w:tcPr>
                <w:tcW w:w="283" w:type="dxa"/>
                <w:shd w:val="clear" w:color="auto" w:fill="DAEEF3" w:themeFill="accent5" w:themeFillTint="33"/>
              </w:tcPr>
            </w:tcPrChange>
          </w:tcPr>
          <w:p w14:paraId="6E5D631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6" w:author="Author">
              <w:tcPr>
                <w:tcW w:w="283" w:type="dxa"/>
                <w:shd w:val="clear" w:color="auto" w:fill="DAEEF3" w:themeFill="accent5" w:themeFillTint="33"/>
              </w:tcPr>
            </w:tcPrChange>
          </w:tcPr>
          <w:p w14:paraId="0FB08A7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7" w:author="Author">
              <w:tcPr>
                <w:tcW w:w="283" w:type="dxa"/>
                <w:shd w:val="clear" w:color="auto" w:fill="DAEEF3" w:themeFill="accent5" w:themeFillTint="33"/>
              </w:tcPr>
            </w:tcPrChange>
          </w:tcPr>
          <w:p w14:paraId="02BD7205"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188" w:author="Author">
              <w:tcPr>
                <w:tcW w:w="283" w:type="dxa"/>
                <w:shd w:val="clear" w:color="auto" w:fill="DAEEF3" w:themeFill="accent5" w:themeFillTint="33"/>
              </w:tcPr>
            </w:tcPrChange>
          </w:tcPr>
          <w:p w14:paraId="38CBDB6B" w14:textId="77777777" w:rsidR="00DD74A3" w:rsidRPr="00DD74A3" w:rsidRDefault="00DD74A3" w:rsidP="00DD74A3">
            <w:pPr>
              <w:spacing w:before="60" w:after="60" w:line="240" w:lineRule="auto"/>
              <w:rPr>
                <w:rFonts w:ascii="Times New Roman" w:hAnsi="Times New Roman"/>
                <w:b/>
                <w:sz w:val="24"/>
                <w:szCs w:val="24"/>
                <w:lang w:val="en-ID"/>
              </w:rPr>
            </w:pPr>
          </w:p>
        </w:tc>
      </w:tr>
      <w:tr w:rsidR="00DD74A3" w:rsidRPr="00DD74A3" w14:paraId="50DAC95E" w14:textId="77777777" w:rsidTr="002251F3">
        <w:trPr>
          <w:trHeight w:val="240"/>
          <w:trPrChange w:id="1189" w:author="Author">
            <w:trPr>
              <w:trHeight w:val="240"/>
            </w:trPr>
          </w:trPrChange>
        </w:trPr>
        <w:tc>
          <w:tcPr>
            <w:tcW w:w="14524" w:type="dxa"/>
            <w:gridSpan w:val="33"/>
            <w:tcPrChange w:id="1190" w:author="Author">
              <w:tcPr>
                <w:tcW w:w="14524" w:type="dxa"/>
                <w:gridSpan w:val="33"/>
                <w:shd w:val="clear" w:color="auto" w:fill="FDE9D9" w:themeFill="accent6" w:themeFillTint="33"/>
              </w:tcPr>
            </w:tcPrChange>
          </w:tcPr>
          <w:p w14:paraId="3D5A6B7F" w14:textId="77777777" w:rsidR="00DD74A3" w:rsidRPr="00DD74A3" w:rsidRDefault="00BA2244" w:rsidP="00DD74A3">
            <w:pPr>
              <w:spacing w:before="60" w:after="60" w:line="240" w:lineRule="auto"/>
              <w:ind w:left="-85" w:right="-85"/>
              <w:jc w:val="center"/>
              <w:rPr>
                <w:rFonts w:ascii="Times New Roman" w:hAnsi="Times New Roman"/>
                <w:b/>
                <w:sz w:val="24"/>
                <w:szCs w:val="24"/>
                <w:lang w:val="en-ID"/>
              </w:rPr>
            </w:pPr>
            <w:r>
              <w:rPr>
                <w:rFonts w:ascii="Times New Roman" w:hAnsi="Times New Roman"/>
                <w:b/>
                <w:bCs/>
                <w:caps/>
                <w:sz w:val="24"/>
                <w:szCs w:val="24"/>
              </w:rPr>
              <w:t xml:space="preserve">SUBBAB </w:t>
            </w:r>
            <w:proofErr w:type="gramStart"/>
            <w:r>
              <w:rPr>
                <w:rFonts w:ascii="Times New Roman" w:hAnsi="Times New Roman"/>
                <w:b/>
                <w:bCs/>
                <w:caps/>
                <w:sz w:val="24"/>
                <w:szCs w:val="24"/>
              </w:rPr>
              <w:t>2 :</w:t>
            </w:r>
            <w:proofErr w:type="gramEnd"/>
            <w:r>
              <w:rPr>
                <w:rFonts w:ascii="Times New Roman" w:hAnsi="Times New Roman"/>
                <w:b/>
                <w:bCs/>
                <w:caps/>
                <w:sz w:val="24"/>
                <w:szCs w:val="24"/>
              </w:rPr>
              <w:t xml:space="preserve"> </w:t>
            </w:r>
            <w:r w:rsidR="00702DF7">
              <w:rPr>
                <w:rFonts w:ascii="Times New Roman" w:hAnsi="Times New Roman"/>
                <w:b/>
                <w:bCs/>
                <w:caps/>
                <w:sz w:val="24"/>
                <w:szCs w:val="24"/>
              </w:rPr>
              <w:t>Menangkap makna lirik lagu yang berkaitan dengan kehidupan remaja</w:t>
            </w:r>
          </w:p>
        </w:tc>
      </w:tr>
      <w:tr w:rsidR="00F213FB" w:rsidRPr="00DD74A3" w14:paraId="59E827B4" w14:textId="77777777" w:rsidTr="002251F3">
        <w:trPr>
          <w:trHeight w:val="240"/>
          <w:trPrChange w:id="1191" w:author="Author">
            <w:trPr>
              <w:trHeight w:val="240"/>
            </w:trPr>
          </w:trPrChange>
        </w:trPr>
        <w:tc>
          <w:tcPr>
            <w:tcW w:w="452" w:type="dxa"/>
            <w:tcPrChange w:id="1192" w:author="Author">
              <w:tcPr>
                <w:tcW w:w="452" w:type="dxa"/>
                <w:shd w:val="clear" w:color="auto" w:fill="BFBFBF" w:themeFill="background1" w:themeFillShade="BF"/>
              </w:tcPr>
            </w:tcPrChange>
          </w:tcPr>
          <w:p w14:paraId="746BFA01" w14:textId="77777777" w:rsidR="00DD74A3" w:rsidRPr="00DD74A3" w:rsidRDefault="00702DF7" w:rsidP="00DD74A3">
            <w:pPr>
              <w:spacing w:before="60" w:after="60" w:line="240" w:lineRule="auto"/>
              <w:ind w:left="-85" w:right="-85"/>
              <w:jc w:val="center"/>
              <w:rPr>
                <w:rFonts w:ascii="Times New Roman" w:hAnsi="Times New Roman"/>
                <w:b/>
                <w:sz w:val="24"/>
                <w:szCs w:val="24"/>
                <w:lang w:val="en-ID"/>
              </w:rPr>
            </w:pPr>
            <w:del w:id="1193" w:author="Author">
              <w:r w:rsidDel="006E73F6">
                <w:rPr>
                  <w:rFonts w:ascii="Times New Roman" w:hAnsi="Times New Roman"/>
                  <w:b/>
                  <w:sz w:val="24"/>
                  <w:szCs w:val="24"/>
                  <w:lang w:val="en-ID"/>
                </w:rPr>
                <w:delText>1</w:delText>
              </w:r>
            </w:del>
            <w:ins w:id="1194" w:author="Author">
              <w:r w:rsidR="006E73F6">
                <w:rPr>
                  <w:rFonts w:ascii="Times New Roman" w:hAnsi="Times New Roman"/>
                  <w:b/>
                  <w:sz w:val="24"/>
                  <w:szCs w:val="24"/>
                  <w:lang w:val="en-ID"/>
                </w:rPr>
                <w:t>8</w:t>
              </w:r>
            </w:ins>
          </w:p>
        </w:tc>
        <w:tc>
          <w:tcPr>
            <w:tcW w:w="4770" w:type="dxa"/>
            <w:tcPrChange w:id="1195" w:author="Author">
              <w:tcPr>
                <w:tcW w:w="4770" w:type="dxa"/>
                <w:shd w:val="clear" w:color="auto" w:fill="F2F2F2" w:themeFill="background1" w:themeFillShade="F2"/>
              </w:tcPr>
            </w:tcPrChange>
          </w:tcPr>
          <w:p w14:paraId="6D62F6EA" w14:textId="77777777" w:rsidR="00D307AF" w:rsidRDefault="00BA2244">
            <w:pPr>
              <w:spacing w:before="60" w:after="60" w:line="240" w:lineRule="auto"/>
              <w:ind w:left="711" w:hanging="711"/>
              <w:rPr>
                <w:rFonts w:ascii="Times New Roman" w:eastAsia="Bookman Old Style" w:hAnsi="Times New Roman"/>
                <w:sz w:val="24"/>
                <w:szCs w:val="24"/>
              </w:rPr>
            </w:pPr>
            <w:r>
              <w:rPr>
                <w:rFonts w:ascii="Times New Roman" w:eastAsia="Bookman Old Style" w:hAnsi="Times New Roman"/>
                <w:sz w:val="24"/>
                <w:szCs w:val="24"/>
              </w:rPr>
              <w:t>11.9.3</w:t>
            </w:r>
            <w:r>
              <w:rPr>
                <w:rFonts w:ascii="Times New Roman" w:eastAsia="Bookman Old Style" w:hAnsi="Times New Roman"/>
                <w:sz w:val="24"/>
                <w:szCs w:val="24"/>
              </w:rPr>
              <w:tab/>
            </w:r>
            <w:r w:rsidR="00702DF7" w:rsidRPr="00702DF7">
              <w:rPr>
                <w:rFonts w:ascii="Times New Roman" w:eastAsia="Bookman Old Style" w:hAnsi="Times New Roman"/>
                <w:sz w:val="24"/>
                <w:szCs w:val="24"/>
              </w:rPr>
              <w:t xml:space="preserve">Mampu </w:t>
            </w:r>
            <w:proofErr w:type="spellStart"/>
            <w:r w:rsidR="00702DF7" w:rsidRPr="00702DF7">
              <w:rPr>
                <w:rFonts w:ascii="Times New Roman" w:eastAsia="Bookman Old Style" w:hAnsi="Times New Roman"/>
                <w:sz w:val="24"/>
                <w:szCs w:val="24"/>
              </w:rPr>
              <w:t>menentukan</w:t>
            </w:r>
            <w:proofErr w:type="spellEnd"/>
            <w:r w:rsidR="00702DF7" w:rsidRPr="00702DF7">
              <w:rPr>
                <w:rFonts w:ascii="Times New Roman" w:eastAsia="Bookman Old Style" w:hAnsi="Times New Roman"/>
                <w:sz w:val="24"/>
                <w:szCs w:val="24"/>
              </w:rPr>
              <w:t xml:space="preserve"> kata </w:t>
            </w:r>
            <w:proofErr w:type="spellStart"/>
            <w:r w:rsidR="00702DF7" w:rsidRPr="00702DF7">
              <w:rPr>
                <w:rFonts w:ascii="Times New Roman" w:eastAsia="Bookman Old Style" w:hAnsi="Times New Roman"/>
                <w:sz w:val="24"/>
                <w:szCs w:val="24"/>
              </w:rPr>
              <w:t>kunci</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dalam</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sebuah</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lagu</w:t>
            </w:r>
            <w:proofErr w:type="spellEnd"/>
            <w:r w:rsidR="00702DF7" w:rsidRPr="00702DF7">
              <w:rPr>
                <w:rFonts w:ascii="Times New Roman" w:eastAsia="Bookman Old Style" w:hAnsi="Times New Roman"/>
                <w:sz w:val="24"/>
                <w:szCs w:val="24"/>
              </w:rPr>
              <w:t xml:space="preserve"> </w:t>
            </w:r>
          </w:p>
          <w:p w14:paraId="08A76745" w14:textId="77777777" w:rsidR="00D307AF" w:rsidRDefault="00BA2244">
            <w:pPr>
              <w:spacing w:before="60" w:after="60" w:line="240" w:lineRule="auto"/>
              <w:ind w:left="711" w:hanging="711"/>
              <w:rPr>
                <w:rFonts w:ascii="Times New Roman" w:hAnsi="Times New Roman"/>
                <w:sz w:val="24"/>
                <w:szCs w:val="24"/>
                <w:lang w:val="en-ID"/>
              </w:rPr>
            </w:pPr>
            <w:r>
              <w:rPr>
                <w:rFonts w:ascii="Times New Roman" w:eastAsia="Bookman Old Style" w:hAnsi="Times New Roman"/>
                <w:sz w:val="24"/>
                <w:szCs w:val="24"/>
              </w:rPr>
              <w:t>11.9.4</w:t>
            </w:r>
            <w:r>
              <w:rPr>
                <w:rFonts w:ascii="Times New Roman" w:eastAsia="Bookman Old Style" w:hAnsi="Times New Roman"/>
                <w:sz w:val="24"/>
                <w:szCs w:val="24"/>
              </w:rPr>
              <w:tab/>
            </w:r>
            <w:r w:rsidR="00702DF7" w:rsidRPr="00702DF7">
              <w:rPr>
                <w:rFonts w:ascii="Times New Roman" w:eastAsia="Bookman Old Style" w:hAnsi="Times New Roman"/>
                <w:sz w:val="24"/>
                <w:szCs w:val="24"/>
              </w:rPr>
              <w:t xml:space="preserve">Mampu </w:t>
            </w:r>
            <w:proofErr w:type="spellStart"/>
            <w:r w:rsidR="00702DF7" w:rsidRPr="00702DF7">
              <w:rPr>
                <w:rFonts w:ascii="Times New Roman" w:hAnsi="Times New Roman"/>
                <w:sz w:val="24"/>
                <w:szCs w:val="24"/>
                <w:lang w:val="en-ID"/>
              </w:rPr>
              <w:t>menangkap</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makna</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lirik</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lagu</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sesuai</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dengan</w:t>
            </w:r>
            <w:proofErr w:type="spellEnd"/>
            <w:r w:rsidR="00702DF7" w:rsidRPr="00702DF7">
              <w:rPr>
                <w:rFonts w:ascii="Times New Roman" w:eastAsia="Bookman Old Style" w:hAnsi="Times New Roman"/>
                <w:sz w:val="24"/>
                <w:szCs w:val="24"/>
              </w:rPr>
              <w:t xml:space="preserve"> </w:t>
            </w:r>
            <w:proofErr w:type="spellStart"/>
            <w:r w:rsidR="00702DF7" w:rsidRPr="00702DF7">
              <w:rPr>
                <w:rFonts w:ascii="Times New Roman" w:eastAsia="Bookman Old Style" w:hAnsi="Times New Roman"/>
                <w:sz w:val="24"/>
                <w:szCs w:val="24"/>
              </w:rPr>
              <w:t>konteksnya</w:t>
            </w:r>
            <w:proofErr w:type="spellEnd"/>
            <w:r w:rsidR="00702DF7" w:rsidRPr="00702DF7">
              <w:rPr>
                <w:rFonts w:ascii="Times New Roman" w:eastAsia="Bookman Old Style" w:hAnsi="Times New Roman"/>
                <w:sz w:val="24"/>
                <w:szCs w:val="24"/>
              </w:rPr>
              <w:t xml:space="preserve">. </w:t>
            </w:r>
          </w:p>
        </w:tc>
        <w:tc>
          <w:tcPr>
            <w:tcW w:w="820" w:type="dxa"/>
            <w:tcPrChange w:id="1196" w:author="Author">
              <w:tcPr>
                <w:tcW w:w="820" w:type="dxa"/>
                <w:shd w:val="clear" w:color="auto" w:fill="F2DBDB" w:themeFill="accent2" w:themeFillTint="33"/>
              </w:tcPr>
            </w:tcPrChange>
          </w:tcPr>
          <w:p w14:paraId="19318A13" w14:textId="77777777" w:rsidR="00DD74A3" w:rsidRPr="00DD74A3" w:rsidRDefault="00702DF7" w:rsidP="00DD74A3">
            <w:pPr>
              <w:spacing w:before="60" w:after="60" w:line="240" w:lineRule="auto"/>
              <w:ind w:left="-85" w:right="-85"/>
              <w:jc w:val="center"/>
              <w:rPr>
                <w:rFonts w:ascii="Times New Roman" w:hAnsi="Times New Roman"/>
                <w:sz w:val="24"/>
                <w:szCs w:val="24"/>
                <w:lang w:val="en-ID"/>
              </w:rPr>
            </w:pPr>
            <w:r>
              <w:rPr>
                <w:rFonts w:ascii="Times New Roman" w:hAnsi="Times New Roman"/>
                <w:sz w:val="24"/>
                <w:szCs w:val="24"/>
                <w:lang w:val="en-ID"/>
              </w:rPr>
              <w:t>JP</w:t>
            </w:r>
          </w:p>
        </w:tc>
        <w:tc>
          <w:tcPr>
            <w:tcW w:w="282" w:type="dxa"/>
            <w:tcPrChange w:id="1197" w:author="Author">
              <w:tcPr>
                <w:tcW w:w="282" w:type="dxa"/>
                <w:shd w:val="clear" w:color="auto" w:fill="EAF1DD" w:themeFill="accent3" w:themeFillTint="33"/>
              </w:tcPr>
            </w:tcPrChange>
          </w:tcPr>
          <w:p w14:paraId="1C8AC3B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98" w:author="Author">
              <w:tcPr>
                <w:tcW w:w="282" w:type="dxa"/>
                <w:shd w:val="clear" w:color="auto" w:fill="EAF1DD" w:themeFill="accent3" w:themeFillTint="33"/>
              </w:tcPr>
            </w:tcPrChange>
          </w:tcPr>
          <w:p w14:paraId="1283CC0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199" w:author="Author">
              <w:tcPr>
                <w:tcW w:w="282" w:type="dxa"/>
                <w:shd w:val="clear" w:color="auto" w:fill="EAF1DD" w:themeFill="accent3" w:themeFillTint="33"/>
              </w:tcPr>
            </w:tcPrChange>
          </w:tcPr>
          <w:p w14:paraId="6537F6D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200" w:author="Author">
              <w:tcPr>
                <w:tcW w:w="282" w:type="dxa"/>
                <w:shd w:val="clear" w:color="auto" w:fill="EAF1DD" w:themeFill="accent3" w:themeFillTint="33"/>
              </w:tcPr>
            </w:tcPrChange>
          </w:tcPr>
          <w:p w14:paraId="2F06B549"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201" w:author="Author">
              <w:tcPr>
                <w:tcW w:w="282" w:type="dxa"/>
                <w:shd w:val="clear" w:color="auto" w:fill="EAF1DD" w:themeFill="accent3" w:themeFillTint="33"/>
              </w:tcPr>
            </w:tcPrChange>
          </w:tcPr>
          <w:p w14:paraId="2F65770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202" w:author="Author">
              <w:tcPr>
                <w:tcW w:w="282" w:type="dxa"/>
                <w:shd w:val="clear" w:color="auto" w:fill="DAEEF3" w:themeFill="accent5" w:themeFillTint="33"/>
              </w:tcPr>
            </w:tcPrChange>
          </w:tcPr>
          <w:p w14:paraId="62951D24"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203" w:author="Author">
              <w:tcPr>
                <w:tcW w:w="282" w:type="dxa"/>
                <w:shd w:val="clear" w:color="auto" w:fill="DAEEF3" w:themeFill="accent5" w:themeFillTint="33"/>
              </w:tcPr>
            </w:tcPrChange>
          </w:tcPr>
          <w:p w14:paraId="0D8BCBBE" w14:textId="77777777" w:rsidR="00DD74A3" w:rsidRPr="00DD74A3" w:rsidRDefault="00DD74A3" w:rsidP="00DD74A3">
            <w:pPr>
              <w:spacing w:before="60" w:after="60" w:line="240" w:lineRule="auto"/>
              <w:rPr>
                <w:rFonts w:ascii="Times New Roman" w:hAnsi="Times New Roman"/>
                <w:b/>
                <w:sz w:val="24"/>
                <w:szCs w:val="24"/>
                <w:lang w:val="en-ID"/>
              </w:rPr>
            </w:pPr>
          </w:p>
        </w:tc>
        <w:tc>
          <w:tcPr>
            <w:tcW w:w="282" w:type="dxa"/>
            <w:tcPrChange w:id="1204" w:author="Author">
              <w:tcPr>
                <w:tcW w:w="282" w:type="dxa"/>
                <w:shd w:val="clear" w:color="auto" w:fill="DAEEF3" w:themeFill="accent5" w:themeFillTint="33"/>
              </w:tcPr>
            </w:tcPrChange>
          </w:tcPr>
          <w:p w14:paraId="4713ED72"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05" w:author="Author">
              <w:tcPr>
                <w:tcW w:w="283" w:type="dxa"/>
                <w:shd w:val="clear" w:color="auto" w:fill="DAEEF3" w:themeFill="accent5" w:themeFillTint="33"/>
              </w:tcPr>
            </w:tcPrChange>
          </w:tcPr>
          <w:p w14:paraId="62891BC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06" w:author="Author">
              <w:tcPr>
                <w:tcW w:w="283" w:type="dxa"/>
                <w:shd w:val="clear" w:color="auto" w:fill="DAEEF3" w:themeFill="accent5" w:themeFillTint="33"/>
              </w:tcPr>
            </w:tcPrChange>
          </w:tcPr>
          <w:p w14:paraId="40FCB58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07" w:author="Author">
              <w:tcPr>
                <w:tcW w:w="283" w:type="dxa"/>
                <w:shd w:val="clear" w:color="auto" w:fill="EAF1DD" w:themeFill="accent3" w:themeFillTint="33"/>
              </w:tcPr>
            </w:tcPrChange>
          </w:tcPr>
          <w:p w14:paraId="39CCFA5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08" w:author="Author">
              <w:tcPr>
                <w:tcW w:w="283" w:type="dxa"/>
                <w:shd w:val="clear" w:color="auto" w:fill="EAF1DD" w:themeFill="accent3" w:themeFillTint="33"/>
              </w:tcPr>
            </w:tcPrChange>
          </w:tcPr>
          <w:p w14:paraId="07ADF1CC"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09" w:author="Author">
              <w:tcPr>
                <w:tcW w:w="283" w:type="dxa"/>
                <w:shd w:val="clear" w:color="auto" w:fill="EAF1DD" w:themeFill="accent3" w:themeFillTint="33"/>
              </w:tcPr>
            </w:tcPrChange>
          </w:tcPr>
          <w:p w14:paraId="3721C613" w14:textId="78134314"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10" w:author="Author">
              <w:tcPr>
                <w:tcW w:w="283" w:type="dxa"/>
                <w:shd w:val="clear" w:color="auto" w:fill="EAF1DD" w:themeFill="accent3" w:themeFillTint="33"/>
              </w:tcPr>
            </w:tcPrChange>
          </w:tcPr>
          <w:p w14:paraId="00B1C933" w14:textId="77777777" w:rsidR="00DD74A3" w:rsidRDefault="00DD74A3" w:rsidP="00DD74A3">
            <w:pPr>
              <w:spacing w:before="60" w:after="60" w:line="240" w:lineRule="auto"/>
              <w:rPr>
                <w:ins w:id="1211" w:author="Author"/>
                <w:rFonts w:ascii="Times New Roman" w:hAnsi="Times New Roman"/>
                <w:b/>
                <w:sz w:val="24"/>
                <w:szCs w:val="24"/>
                <w:lang w:val="en-ID"/>
              </w:rPr>
            </w:pPr>
          </w:p>
          <w:p w14:paraId="3C45CC79" w14:textId="77777777" w:rsidR="00F213FB" w:rsidRDefault="00F213FB" w:rsidP="00DD74A3">
            <w:pPr>
              <w:spacing w:before="60" w:after="60" w:line="240" w:lineRule="auto"/>
              <w:rPr>
                <w:ins w:id="1212" w:author="Author"/>
                <w:rFonts w:ascii="Times New Roman" w:hAnsi="Times New Roman"/>
                <w:b/>
                <w:sz w:val="24"/>
                <w:szCs w:val="24"/>
                <w:lang w:val="en-ID"/>
              </w:rPr>
            </w:pPr>
          </w:p>
          <w:p w14:paraId="1E487113" w14:textId="77777777" w:rsidR="00F213FB" w:rsidRDefault="00F213FB" w:rsidP="00DD74A3">
            <w:pPr>
              <w:spacing w:before="60" w:after="60" w:line="240" w:lineRule="auto"/>
              <w:rPr>
                <w:ins w:id="1213" w:author="Author"/>
                <w:rFonts w:ascii="Times New Roman" w:hAnsi="Times New Roman"/>
                <w:b/>
                <w:sz w:val="24"/>
                <w:szCs w:val="24"/>
                <w:lang w:val="en-ID"/>
              </w:rPr>
            </w:pPr>
          </w:p>
          <w:p w14:paraId="25B88BC3" w14:textId="16013E92" w:rsidR="00F213FB" w:rsidRPr="00DD74A3" w:rsidRDefault="00F213FB" w:rsidP="00DD74A3">
            <w:pPr>
              <w:spacing w:before="60" w:after="60" w:line="240" w:lineRule="auto"/>
              <w:rPr>
                <w:rFonts w:ascii="Times New Roman" w:hAnsi="Times New Roman"/>
                <w:b/>
                <w:sz w:val="24"/>
                <w:szCs w:val="24"/>
                <w:lang w:val="en-ID"/>
              </w:rPr>
            </w:pPr>
          </w:p>
        </w:tc>
        <w:tc>
          <w:tcPr>
            <w:tcW w:w="283" w:type="dxa"/>
            <w:tcPrChange w:id="1214" w:author="Author">
              <w:tcPr>
                <w:tcW w:w="283" w:type="dxa"/>
                <w:shd w:val="clear" w:color="auto" w:fill="EAF1DD" w:themeFill="accent3" w:themeFillTint="33"/>
              </w:tcPr>
            </w:tcPrChange>
          </w:tcPr>
          <w:p w14:paraId="33D68EE8"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15" w:author="Author">
              <w:tcPr>
                <w:tcW w:w="283" w:type="dxa"/>
                <w:shd w:val="clear" w:color="auto" w:fill="DAEEF3" w:themeFill="accent5" w:themeFillTint="33"/>
              </w:tcPr>
            </w:tcPrChange>
          </w:tcPr>
          <w:p w14:paraId="493536A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16" w:author="Author">
              <w:tcPr>
                <w:tcW w:w="283" w:type="dxa"/>
                <w:shd w:val="clear" w:color="auto" w:fill="DAEEF3" w:themeFill="accent5" w:themeFillTint="33"/>
              </w:tcPr>
            </w:tcPrChange>
          </w:tcPr>
          <w:p w14:paraId="197F168A"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17" w:author="Author">
              <w:tcPr>
                <w:tcW w:w="283" w:type="dxa"/>
                <w:shd w:val="clear" w:color="auto" w:fill="DAEEF3" w:themeFill="accent5" w:themeFillTint="33"/>
              </w:tcPr>
            </w:tcPrChange>
          </w:tcPr>
          <w:p w14:paraId="3B906C7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18" w:author="Author">
              <w:tcPr>
                <w:tcW w:w="283" w:type="dxa"/>
                <w:shd w:val="clear" w:color="auto" w:fill="DAEEF3" w:themeFill="accent5" w:themeFillTint="33"/>
              </w:tcPr>
            </w:tcPrChange>
          </w:tcPr>
          <w:p w14:paraId="2E9F1F1A" w14:textId="1AAD629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19" w:author="Author">
              <w:tcPr>
                <w:tcW w:w="283" w:type="dxa"/>
                <w:shd w:val="clear" w:color="auto" w:fill="DAEEF3" w:themeFill="accent5" w:themeFillTint="33"/>
              </w:tcPr>
            </w:tcPrChange>
          </w:tcPr>
          <w:p w14:paraId="2F3067A2" w14:textId="08ABF0CF" w:rsidR="00DD74A3" w:rsidRDefault="002251F3" w:rsidP="00DD74A3">
            <w:pPr>
              <w:spacing w:before="60" w:after="60" w:line="240" w:lineRule="auto"/>
              <w:rPr>
                <w:ins w:id="1220" w:author="Author"/>
                <w:rFonts w:ascii="Times New Roman" w:hAnsi="Times New Roman"/>
                <w:b/>
                <w:sz w:val="24"/>
                <w:szCs w:val="24"/>
                <w:lang w:val="en-ID"/>
              </w:rPr>
            </w:pPr>
            <w:ins w:id="1221" w:author="Author">
              <w:r>
                <w:rPr>
                  <w:rFonts w:ascii="Times New Roman" w:hAnsi="Times New Roman"/>
                  <w:b/>
                  <w:sz w:val="24"/>
                  <w:szCs w:val="24"/>
                  <w:lang w:val="en-ID"/>
                </w:rPr>
                <w:t>2</w:t>
              </w:r>
            </w:ins>
          </w:p>
          <w:p w14:paraId="19D50BFB" w14:textId="77777777" w:rsidR="002251F3" w:rsidRDefault="002251F3" w:rsidP="00DD74A3">
            <w:pPr>
              <w:spacing w:before="60" w:after="60" w:line="240" w:lineRule="auto"/>
              <w:rPr>
                <w:ins w:id="1222" w:author="Author"/>
                <w:rFonts w:ascii="Times New Roman" w:hAnsi="Times New Roman"/>
                <w:b/>
                <w:sz w:val="24"/>
                <w:szCs w:val="24"/>
                <w:lang w:val="en-ID"/>
              </w:rPr>
            </w:pPr>
          </w:p>
          <w:p w14:paraId="3E946B52" w14:textId="77777777" w:rsidR="002251F3" w:rsidRDefault="002251F3" w:rsidP="00DD74A3">
            <w:pPr>
              <w:spacing w:before="60" w:after="60" w:line="240" w:lineRule="auto"/>
              <w:rPr>
                <w:ins w:id="1223" w:author="Author"/>
                <w:rFonts w:ascii="Times New Roman" w:hAnsi="Times New Roman"/>
                <w:b/>
                <w:sz w:val="24"/>
                <w:szCs w:val="24"/>
                <w:lang w:val="en-ID"/>
              </w:rPr>
            </w:pPr>
          </w:p>
          <w:p w14:paraId="2978EF8E" w14:textId="4741E048" w:rsidR="002251F3" w:rsidRPr="00DD74A3" w:rsidRDefault="002251F3" w:rsidP="00DD74A3">
            <w:pPr>
              <w:spacing w:before="60" w:after="60" w:line="240" w:lineRule="auto"/>
              <w:rPr>
                <w:rFonts w:ascii="Times New Roman" w:hAnsi="Times New Roman"/>
                <w:b/>
                <w:sz w:val="24"/>
                <w:szCs w:val="24"/>
                <w:lang w:val="en-ID"/>
              </w:rPr>
            </w:pPr>
          </w:p>
        </w:tc>
        <w:tc>
          <w:tcPr>
            <w:tcW w:w="283" w:type="dxa"/>
            <w:tcPrChange w:id="1224" w:author="Author">
              <w:tcPr>
                <w:tcW w:w="283" w:type="dxa"/>
                <w:shd w:val="clear" w:color="auto" w:fill="EAF1DD" w:themeFill="accent3" w:themeFillTint="33"/>
              </w:tcPr>
            </w:tcPrChange>
          </w:tcPr>
          <w:p w14:paraId="222E6C58" w14:textId="51C9001B" w:rsidR="00DD74A3" w:rsidRDefault="002251F3" w:rsidP="00DD74A3">
            <w:pPr>
              <w:spacing w:before="60" w:after="60" w:line="240" w:lineRule="auto"/>
              <w:rPr>
                <w:ins w:id="1225" w:author="Author"/>
                <w:rFonts w:ascii="Times New Roman" w:hAnsi="Times New Roman"/>
                <w:b/>
                <w:sz w:val="24"/>
                <w:szCs w:val="24"/>
                <w:lang w:val="en-ID"/>
              </w:rPr>
            </w:pPr>
            <w:ins w:id="1226" w:author="Author">
              <w:r>
                <w:rPr>
                  <w:rFonts w:ascii="Times New Roman" w:hAnsi="Times New Roman"/>
                  <w:b/>
                  <w:sz w:val="24"/>
                  <w:szCs w:val="24"/>
                  <w:lang w:val="en-ID"/>
                </w:rPr>
                <w:t>2</w:t>
              </w:r>
            </w:ins>
          </w:p>
          <w:p w14:paraId="7FFDD530" w14:textId="77777777" w:rsidR="002251F3" w:rsidRDefault="002251F3" w:rsidP="00DD74A3">
            <w:pPr>
              <w:spacing w:before="60" w:after="60" w:line="240" w:lineRule="auto"/>
              <w:rPr>
                <w:ins w:id="1227" w:author="Author"/>
                <w:rFonts w:ascii="Times New Roman" w:hAnsi="Times New Roman"/>
                <w:b/>
                <w:sz w:val="24"/>
                <w:szCs w:val="24"/>
                <w:lang w:val="en-ID"/>
              </w:rPr>
            </w:pPr>
          </w:p>
          <w:p w14:paraId="409C0BE9" w14:textId="77777777" w:rsidR="002251F3" w:rsidRDefault="002251F3" w:rsidP="00DD74A3">
            <w:pPr>
              <w:spacing w:before="60" w:after="60" w:line="240" w:lineRule="auto"/>
              <w:rPr>
                <w:ins w:id="1228" w:author="Author"/>
                <w:rFonts w:ascii="Times New Roman" w:hAnsi="Times New Roman"/>
                <w:b/>
                <w:sz w:val="24"/>
                <w:szCs w:val="24"/>
                <w:lang w:val="en-ID"/>
              </w:rPr>
            </w:pPr>
          </w:p>
          <w:p w14:paraId="1F8ADC86" w14:textId="2715E7E6" w:rsidR="002251F3" w:rsidRPr="00DD74A3" w:rsidRDefault="002251F3" w:rsidP="00DD74A3">
            <w:pPr>
              <w:spacing w:before="60" w:after="60" w:line="240" w:lineRule="auto"/>
              <w:rPr>
                <w:rFonts w:ascii="Times New Roman" w:hAnsi="Times New Roman"/>
                <w:b/>
                <w:sz w:val="24"/>
                <w:szCs w:val="24"/>
                <w:lang w:val="en-ID"/>
              </w:rPr>
            </w:pPr>
          </w:p>
        </w:tc>
        <w:tc>
          <w:tcPr>
            <w:tcW w:w="283" w:type="dxa"/>
            <w:tcPrChange w:id="1229" w:author="Author">
              <w:tcPr>
                <w:tcW w:w="283" w:type="dxa"/>
                <w:shd w:val="clear" w:color="auto" w:fill="EAF1DD" w:themeFill="accent3" w:themeFillTint="33"/>
              </w:tcPr>
            </w:tcPrChange>
          </w:tcPr>
          <w:p w14:paraId="2CA0A1F4" w14:textId="77777777" w:rsidR="00DD74A3" w:rsidRDefault="00DD74A3" w:rsidP="00DD74A3">
            <w:pPr>
              <w:spacing w:before="60" w:after="60" w:line="240" w:lineRule="auto"/>
              <w:rPr>
                <w:ins w:id="1230" w:author="Author"/>
                <w:rFonts w:ascii="Times New Roman" w:hAnsi="Times New Roman"/>
                <w:b/>
                <w:sz w:val="24"/>
                <w:szCs w:val="24"/>
                <w:lang w:val="en-ID"/>
              </w:rPr>
            </w:pPr>
          </w:p>
          <w:p w14:paraId="0F82A59D" w14:textId="77777777" w:rsidR="002251F3" w:rsidRDefault="002251F3" w:rsidP="00DD74A3">
            <w:pPr>
              <w:spacing w:before="60" w:after="60" w:line="240" w:lineRule="auto"/>
              <w:rPr>
                <w:ins w:id="1231" w:author="Author"/>
                <w:rFonts w:ascii="Times New Roman" w:hAnsi="Times New Roman"/>
                <w:b/>
                <w:sz w:val="24"/>
                <w:szCs w:val="24"/>
                <w:lang w:val="en-ID"/>
              </w:rPr>
            </w:pPr>
          </w:p>
          <w:p w14:paraId="131C3FD8" w14:textId="77777777" w:rsidR="002251F3" w:rsidRDefault="002251F3" w:rsidP="00DD74A3">
            <w:pPr>
              <w:spacing w:before="60" w:after="60" w:line="240" w:lineRule="auto"/>
              <w:rPr>
                <w:ins w:id="1232" w:author="Author"/>
                <w:rFonts w:ascii="Times New Roman" w:hAnsi="Times New Roman"/>
                <w:b/>
                <w:sz w:val="24"/>
                <w:szCs w:val="24"/>
                <w:lang w:val="en-ID"/>
              </w:rPr>
            </w:pPr>
          </w:p>
          <w:p w14:paraId="2D3AD487" w14:textId="717933E6" w:rsidR="002251F3" w:rsidRPr="00DD74A3" w:rsidRDefault="002251F3" w:rsidP="00DD74A3">
            <w:pPr>
              <w:spacing w:before="60" w:after="60" w:line="240" w:lineRule="auto"/>
              <w:rPr>
                <w:rFonts w:ascii="Times New Roman" w:hAnsi="Times New Roman"/>
                <w:b/>
                <w:sz w:val="24"/>
                <w:szCs w:val="24"/>
                <w:lang w:val="en-ID"/>
              </w:rPr>
            </w:pPr>
            <w:ins w:id="1233" w:author="Author">
              <w:r>
                <w:rPr>
                  <w:rFonts w:ascii="Times New Roman" w:hAnsi="Times New Roman"/>
                  <w:b/>
                  <w:sz w:val="24"/>
                  <w:szCs w:val="24"/>
                  <w:lang w:val="en-ID"/>
                </w:rPr>
                <w:t>2</w:t>
              </w:r>
            </w:ins>
          </w:p>
        </w:tc>
        <w:tc>
          <w:tcPr>
            <w:tcW w:w="283" w:type="dxa"/>
            <w:tcPrChange w:id="1234" w:author="Author">
              <w:tcPr>
                <w:tcW w:w="283" w:type="dxa"/>
                <w:shd w:val="clear" w:color="auto" w:fill="EAF1DD" w:themeFill="accent3" w:themeFillTint="33"/>
              </w:tcPr>
            </w:tcPrChange>
          </w:tcPr>
          <w:p w14:paraId="31ABD2EE" w14:textId="77777777" w:rsidR="00DD74A3" w:rsidRDefault="00DD74A3" w:rsidP="00DD74A3">
            <w:pPr>
              <w:spacing w:before="60" w:after="60" w:line="240" w:lineRule="auto"/>
              <w:rPr>
                <w:ins w:id="1235" w:author="Author"/>
                <w:rFonts w:ascii="Times New Roman" w:hAnsi="Times New Roman"/>
                <w:b/>
                <w:sz w:val="24"/>
                <w:szCs w:val="24"/>
                <w:lang w:val="en-ID"/>
              </w:rPr>
            </w:pPr>
          </w:p>
          <w:p w14:paraId="3733D24B" w14:textId="77777777" w:rsidR="002251F3" w:rsidRDefault="002251F3" w:rsidP="00DD74A3">
            <w:pPr>
              <w:spacing w:before="60" w:after="60" w:line="240" w:lineRule="auto"/>
              <w:rPr>
                <w:ins w:id="1236" w:author="Author"/>
                <w:rFonts w:ascii="Times New Roman" w:hAnsi="Times New Roman"/>
                <w:b/>
                <w:sz w:val="24"/>
                <w:szCs w:val="24"/>
                <w:lang w:val="en-ID"/>
              </w:rPr>
            </w:pPr>
          </w:p>
          <w:p w14:paraId="4B39DA17" w14:textId="77777777" w:rsidR="002251F3" w:rsidRDefault="002251F3" w:rsidP="00DD74A3">
            <w:pPr>
              <w:spacing w:before="60" w:after="60" w:line="240" w:lineRule="auto"/>
              <w:rPr>
                <w:ins w:id="1237" w:author="Author"/>
                <w:rFonts w:ascii="Times New Roman" w:hAnsi="Times New Roman"/>
                <w:b/>
                <w:sz w:val="24"/>
                <w:szCs w:val="24"/>
                <w:lang w:val="en-ID"/>
              </w:rPr>
            </w:pPr>
          </w:p>
          <w:p w14:paraId="44F7FC56" w14:textId="057081B8" w:rsidR="002251F3" w:rsidRPr="00DD74A3" w:rsidRDefault="002251F3" w:rsidP="00DD74A3">
            <w:pPr>
              <w:spacing w:before="60" w:after="60" w:line="240" w:lineRule="auto"/>
              <w:rPr>
                <w:rFonts w:ascii="Times New Roman" w:hAnsi="Times New Roman"/>
                <w:b/>
                <w:sz w:val="24"/>
                <w:szCs w:val="24"/>
                <w:lang w:val="en-ID"/>
              </w:rPr>
            </w:pPr>
            <w:ins w:id="1238" w:author="Author">
              <w:r>
                <w:rPr>
                  <w:rFonts w:ascii="Times New Roman" w:hAnsi="Times New Roman"/>
                  <w:b/>
                  <w:sz w:val="24"/>
                  <w:szCs w:val="24"/>
                  <w:lang w:val="en-ID"/>
                </w:rPr>
                <w:t>2</w:t>
              </w:r>
            </w:ins>
          </w:p>
        </w:tc>
        <w:tc>
          <w:tcPr>
            <w:tcW w:w="283" w:type="dxa"/>
            <w:tcPrChange w:id="1239" w:author="Author">
              <w:tcPr>
                <w:tcW w:w="283" w:type="dxa"/>
                <w:shd w:val="clear" w:color="auto" w:fill="EAF1DD" w:themeFill="accent3" w:themeFillTint="33"/>
              </w:tcPr>
            </w:tcPrChange>
          </w:tcPr>
          <w:p w14:paraId="7898390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40" w:author="Author">
              <w:tcPr>
                <w:tcW w:w="283" w:type="dxa"/>
                <w:shd w:val="clear" w:color="auto" w:fill="EAF1DD" w:themeFill="accent3" w:themeFillTint="33"/>
              </w:tcPr>
            </w:tcPrChange>
          </w:tcPr>
          <w:p w14:paraId="02D157FB"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41" w:author="Author">
              <w:tcPr>
                <w:tcW w:w="283" w:type="dxa"/>
                <w:shd w:val="clear" w:color="auto" w:fill="DAEEF3" w:themeFill="accent5" w:themeFillTint="33"/>
              </w:tcPr>
            </w:tcPrChange>
          </w:tcPr>
          <w:p w14:paraId="3428EAC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42" w:author="Author">
              <w:tcPr>
                <w:tcW w:w="283" w:type="dxa"/>
                <w:shd w:val="clear" w:color="auto" w:fill="DAEEF3" w:themeFill="accent5" w:themeFillTint="33"/>
              </w:tcPr>
            </w:tcPrChange>
          </w:tcPr>
          <w:p w14:paraId="20C3059F"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43" w:author="Author">
              <w:tcPr>
                <w:tcW w:w="283" w:type="dxa"/>
                <w:shd w:val="clear" w:color="auto" w:fill="DAEEF3" w:themeFill="accent5" w:themeFillTint="33"/>
              </w:tcPr>
            </w:tcPrChange>
          </w:tcPr>
          <w:p w14:paraId="74BB79E1"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44" w:author="Author">
              <w:tcPr>
                <w:tcW w:w="283" w:type="dxa"/>
                <w:shd w:val="clear" w:color="auto" w:fill="DAEEF3" w:themeFill="accent5" w:themeFillTint="33"/>
              </w:tcPr>
            </w:tcPrChange>
          </w:tcPr>
          <w:p w14:paraId="573F93C3" w14:textId="77777777" w:rsidR="00DD74A3" w:rsidRPr="00DD74A3" w:rsidRDefault="00DD74A3" w:rsidP="00DD74A3">
            <w:pPr>
              <w:spacing w:before="60" w:after="60" w:line="240" w:lineRule="auto"/>
              <w:rPr>
                <w:rFonts w:ascii="Times New Roman" w:hAnsi="Times New Roman"/>
                <w:b/>
                <w:sz w:val="24"/>
                <w:szCs w:val="24"/>
                <w:lang w:val="en-ID"/>
              </w:rPr>
            </w:pPr>
          </w:p>
        </w:tc>
        <w:tc>
          <w:tcPr>
            <w:tcW w:w="283" w:type="dxa"/>
            <w:tcPrChange w:id="1245" w:author="Author">
              <w:tcPr>
                <w:tcW w:w="283" w:type="dxa"/>
                <w:shd w:val="clear" w:color="auto" w:fill="DAEEF3" w:themeFill="accent5" w:themeFillTint="33"/>
              </w:tcPr>
            </w:tcPrChange>
          </w:tcPr>
          <w:p w14:paraId="3D1496C0" w14:textId="77777777" w:rsidR="00DD74A3" w:rsidRPr="00DD74A3" w:rsidRDefault="00DD74A3" w:rsidP="00DD74A3">
            <w:pPr>
              <w:spacing w:before="60" w:after="60" w:line="240" w:lineRule="auto"/>
              <w:rPr>
                <w:rFonts w:ascii="Times New Roman" w:hAnsi="Times New Roman"/>
                <w:b/>
                <w:sz w:val="24"/>
                <w:szCs w:val="24"/>
                <w:lang w:val="en-ID"/>
              </w:rPr>
            </w:pPr>
          </w:p>
        </w:tc>
      </w:tr>
      <w:tr w:rsidR="00F213FB" w:rsidRPr="00DD74A3" w14:paraId="4F481024" w14:textId="77777777" w:rsidTr="002251F3">
        <w:trPr>
          <w:trHeight w:val="240"/>
          <w:trPrChange w:id="1246" w:author="Author">
            <w:trPr>
              <w:trHeight w:val="240"/>
            </w:trPr>
          </w:trPrChange>
        </w:trPr>
        <w:tc>
          <w:tcPr>
            <w:tcW w:w="5222" w:type="dxa"/>
            <w:gridSpan w:val="2"/>
            <w:tcPrChange w:id="1247" w:author="Author">
              <w:tcPr>
                <w:tcW w:w="5222" w:type="dxa"/>
                <w:gridSpan w:val="2"/>
                <w:shd w:val="clear" w:color="auto" w:fill="D9D9D9" w:themeFill="background1" w:themeFillShade="D9"/>
              </w:tcPr>
            </w:tcPrChange>
          </w:tcPr>
          <w:p w14:paraId="3A480A12" w14:textId="77777777" w:rsidR="00D307AF" w:rsidRDefault="00702DF7">
            <w:pPr>
              <w:spacing w:before="60" w:after="60" w:line="240" w:lineRule="auto"/>
              <w:jc w:val="center"/>
              <w:rPr>
                <w:rFonts w:ascii="Times New Roman" w:hAnsi="Times New Roman"/>
                <w:b/>
                <w:sz w:val="24"/>
                <w:szCs w:val="24"/>
                <w:lang w:val="en-ID"/>
              </w:rPr>
            </w:pPr>
            <w:r w:rsidRPr="00702DF7">
              <w:rPr>
                <w:rFonts w:ascii="Times New Roman" w:hAnsi="Times New Roman"/>
                <w:b/>
                <w:bCs/>
                <w:sz w:val="24"/>
                <w:szCs w:val="24"/>
                <w:lang w:val="id-ID"/>
              </w:rPr>
              <w:t>JUMLAH JAM PELAJARAN</w:t>
            </w:r>
          </w:p>
        </w:tc>
        <w:tc>
          <w:tcPr>
            <w:tcW w:w="820" w:type="dxa"/>
            <w:tcPrChange w:id="1248" w:author="Author">
              <w:tcPr>
                <w:tcW w:w="820" w:type="dxa"/>
                <w:shd w:val="clear" w:color="auto" w:fill="D9D9D9" w:themeFill="background1" w:themeFillShade="D9"/>
              </w:tcPr>
            </w:tcPrChange>
          </w:tcPr>
          <w:p w14:paraId="78B71AAB" w14:textId="77777777" w:rsidR="00D307AF" w:rsidRDefault="00702DF7">
            <w:pPr>
              <w:spacing w:before="60" w:after="60" w:line="240" w:lineRule="auto"/>
              <w:ind w:left="-85" w:right="-85"/>
              <w:jc w:val="center"/>
              <w:rPr>
                <w:rFonts w:ascii="Times New Roman" w:hAnsi="Times New Roman"/>
                <w:b/>
                <w:sz w:val="24"/>
                <w:szCs w:val="24"/>
                <w:lang w:val="en-ID"/>
              </w:rPr>
            </w:pPr>
            <w:r w:rsidRPr="00702DF7">
              <w:rPr>
                <w:rFonts w:ascii="Times New Roman" w:hAnsi="Times New Roman"/>
                <w:b/>
                <w:sz w:val="24"/>
                <w:szCs w:val="24"/>
                <w:lang w:val="en-ID"/>
              </w:rPr>
              <w:t>JP</w:t>
            </w:r>
          </w:p>
        </w:tc>
        <w:tc>
          <w:tcPr>
            <w:tcW w:w="282" w:type="dxa"/>
            <w:tcPrChange w:id="1249" w:author="Author">
              <w:tcPr>
                <w:tcW w:w="282" w:type="dxa"/>
                <w:shd w:val="clear" w:color="auto" w:fill="D9D9D9" w:themeFill="background1" w:themeFillShade="D9"/>
              </w:tcPr>
            </w:tcPrChange>
          </w:tcPr>
          <w:p w14:paraId="238712ED" w14:textId="77777777" w:rsidR="00D307AF" w:rsidRDefault="00D307AF">
            <w:pPr>
              <w:spacing w:before="60" w:after="60" w:line="240" w:lineRule="auto"/>
              <w:rPr>
                <w:rFonts w:ascii="Times New Roman" w:hAnsi="Times New Roman"/>
                <w:b/>
                <w:sz w:val="24"/>
                <w:szCs w:val="24"/>
                <w:lang w:val="en-ID"/>
              </w:rPr>
            </w:pPr>
          </w:p>
        </w:tc>
        <w:tc>
          <w:tcPr>
            <w:tcW w:w="282" w:type="dxa"/>
            <w:tcPrChange w:id="1250" w:author="Author">
              <w:tcPr>
                <w:tcW w:w="282" w:type="dxa"/>
                <w:shd w:val="clear" w:color="auto" w:fill="D9D9D9" w:themeFill="background1" w:themeFillShade="D9"/>
              </w:tcPr>
            </w:tcPrChange>
          </w:tcPr>
          <w:p w14:paraId="0FEDCADE" w14:textId="77777777" w:rsidR="00D307AF" w:rsidRDefault="00D307AF">
            <w:pPr>
              <w:spacing w:before="60" w:after="60" w:line="240" w:lineRule="auto"/>
              <w:rPr>
                <w:rFonts w:ascii="Times New Roman" w:hAnsi="Times New Roman"/>
                <w:b/>
                <w:sz w:val="24"/>
                <w:szCs w:val="24"/>
                <w:lang w:val="en-ID"/>
              </w:rPr>
            </w:pPr>
          </w:p>
        </w:tc>
        <w:tc>
          <w:tcPr>
            <w:tcW w:w="282" w:type="dxa"/>
            <w:tcPrChange w:id="1251" w:author="Author">
              <w:tcPr>
                <w:tcW w:w="282" w:type="dxa"/>
                <w:shd w:val="clear" w:color="auto" w:fill="D9D9D9" w:themeFill="background1" w:themeFillShade="D9"/>
              </w:tcPr>
            </w:tcPrChange>
          </w:tcPr>
          <w:p w14:paraId="308C660A" w14:textId="77777777" w:rsidR="00D307AF" w:rsidRDefault="00D307AF">
            <w:pPr>
              <w:spacing w:before="60" w:after="60" w:line="240" w:lineRule="auto"/>
              <w:rPr>
                <w:rFonts w:ascii="Times New Roman" w:hAnsi="Times New Roman"/>
                <w:b/>
                <w:sz w:val="24"/>
                <w:szCs w:val="24"/>
                <w:lang w:val="en-ID"/>
              </w:rPr>
            </w:pPr>
          </w:p>
        </w:tc>
        <w:tc>
          <w:tcPr>
            <w:tcW w:w="282" w:type="dxa"/>
            <w:tcPrChange w:id="1252" w:author="Author">
              <w:tcPr>
                <w:tcW w:w="282" w:type="dxa"/>
                <w:shd w:val="clear" w:color="auto" w:fill="D9D9D9" w:themeFill="background1" w:themeFillShade="D9"/>
              </w:tcPr>
            </w:tcPrChange>
          </w:tcPr>
          <w:p w14:paraId="15335ABD" w14:textId="77777777" w:rsidR="00D307AF" w:rsidRDefault="00D307AF">
            <w:pPr>
              <w:spacing w:before="60" w:after="60" w:line="240" w:lineRule="auto"/>
              <w:rPr>
                <w:rFonts w:ascii="Times New Roman" w:hAnsi="Times New Roman"/>
                <w:b/>
                <w:sz w:val="24"/>
                <w:szCs w:val="24"/>
                <w:lang w:val="en-ID"/>
              </w:rPr>
            </w:pPr>
          </w:p>
        </w:tc>
        <w:tc>
          <w:tcPr>
            <w:tcW w:w="282" w:type="dxa"/>
            <w:tcPrChange w:id="1253" w:author="Author">
              <w:tcPr>
                <w:tcW w:w="282" w:type="dxa"/>
                <w:shd w:val="clear" w:color="auto" w:fill="D9D9D9" w:themeFill="background1" w:themeFillShade="D9"/>
              </w:tcPr>
            </w:tcPrChange>
          </w:tcPr>
          <w:p w14:paraId="6E2CB49D" w14:textId="77777777" w:rsidR="00D307AF" w:rsidRDefault="00D307AF">
            <w:pPr>
              <w:spacing w:before="60" w:after="60" w:line="240" w:lineRule="auto"/>
              <w:rPr>
                <w:rFonts w:ascii="Times New Roman" w:hAnsi="Times New Roman"/>
                <w:b/>
                <w:sz w:val="24"/>
                <w:szCs w:val="24"/>
                <w:lang w:val="en-ID"/>
              </w:rPr>
            </w:pPr>
          </w:p>
        </w:tc>
        <w:tc>
          <w:tcPr>
            <w:tcW w:w="282" w:type="dxa"/>
            <w:tcPrChange w:id="1254" w:author="Author">
              <w:tcPr>
                <w:tcW w:w="282" w:type="dxa"/>
                <w:shd w:val="clear" w:color="auto" w:fill="D9D9D9" w:themeFill="background1" w:themeFillShade="D9"/>
              </w:tcPr>
            </w:tcPrChange>
          </w:tcPr>
          <w:p w14:paraId="4419CE77" w14:textId="77777777" w:rsidR="00D307AF" w:rsidRDefault="00D307AF">
            <w:pPr>
              <w:spacing w:before="60" w:after="60" w:line="240" w:lineRule="auto"/>
              <w:rPr>
                <w:rFonts w:ascii="Times New Roman" w:hAnsi="Times New Roman"/>
                <w:b/>
                <w:sz w:val="24"/>
                <w:szCs w:val="24"/>
                <w:lang w:val="en-ID"/>
              </w:rPr>
            </w:pPr>
          </w:p>
        </w:tc>
        <w:tc>
          <w:tcPr>
            <w:tcW w:w="282" w:type="dxa"/>
            <w:tcPrChange w:id="1255" w:author="Author">
              <w:tcPr>
                <w:tcW w:w="282" w:type="dxa"/>
                <w:shd w:val="clear" w:color="auto" w:fill="D9D9D9" w:themeFill="background1" w:themeFillShade="D9"/>
              </w:tcPr>
            </w:tcPrChange>
          </w:tcPr>
          <w:p w14:paraId="2D128692" w14:textId="77777777" w:rsidR="00D307AF" w:rsidRDefault="00D307AF">
            <w:pPr>
              <w:spacing w:before="60" w:after="60" w:line="240" w:lineRule="auto"/>
              <w:rPr>
                <w:rFonts w:ascii="Times New Roman" w:hAnsi="Times New Roman"/>
                <w:b/>
                <w:sz w:val="24"/>
                <w:szCs w:val="24"/>
                <w:lang w:val="en-ID"/>
              </w:rPr>
            </w:pPr>
          </w:p>
        </w:tc>
        <w:tc>
          <w:tcPr>
            <w:tcW w:w="282" w:type="dxa"/>
            <w:tcPrChange w:id="1256" w:author="Author">
              <w:tcPr>
                <w:tcW w:w="282" w:type="dxa"/>
                <w:shd w:val="clear" w:color="auto" w:fill="D9D9D9" w:themeFill="background1" w:themeFillShade="D9"/>
              </w:tcPr>
            </w:tcPrChange>
          </w:tcPr>
          <w:p w14:paraId="3AC152A0" w14:textId="77777777" w:rsidR="00D307AF" w:rsidRDefault="00D307AF">
            <w:pPr>
              <w:spacing w:before="60" w:after="60" w:line="240" w:lineRule="auto"/>
              <w:rPr>
                <w:rFonts w:ascii="Times New Roman" w:hAnsi="Times New Roman"/>
                <w:b/>
                <w:sz w:val="24"/>
                <w:szCs w:val="24"/>
                <w:lang w:val="en-ID"/>
              </w:rPr>
            </w:pPr>
          </w:p>
        </w:tc>
        <w:tc>
          <w:tcPr>
            <w:tcW w:w="283" w:type="dxa"/>
            <w:tcPrChange w:id="1257" w:author="Author">
              <w:tcPr>
                <w:tcW w:w="283" w:type="dxa"/>
                <w:shd w:val="clear" w:color="auto" w:fill="D9D9D9" w:themeFill="background1" w:themeFillShade="D9"/>
              </w:tcPr>
            </w:tcPrChange>
          </w:tcPr>
          <w:p w14:paraId="258B97D2" w14:textId="77777777" w:rsidR="00D307AF" w:rsidRDefault="00D307AF">
            <w:pPr>
              <w:spacing w:before="60" w:after="60" w:line="240" w:lineRule="auto"/>
              <w:rPr>
                <w:rFonts w:ascii="Times New Roman" w:hAnsi="Times New Roman"/>
                <w:b/>
                <w:sz w:val="24"/>
                <w:szCs w:val="24"/>
                <w:lang w:val="en-ID"/>
              </w:rPr>
            </w:pPr>
          </w:p>
        </w:tc>
        <w:tc>
          <w:tcPr>
            <w:tcW w:w="283" w:type="dxa"/>
            <w:tcPrChange w:id="1258" w:author="Author">
              <w:tcPr>
                <w:tcW w:w="283" w:type="dxa"/>
                <w:shd w:val="clear" w:color="auto" w:fill="D9D9D9" w:themeFill="background1" w:themeFillShade="D9"/>
              </w:tcPr>
            </w:tcPrChange>
          </w:tcPr>
          <w:p w14:paraId="774C2901" w14:textId="77777777" w:rsidR="00D307AF" w:rsidRDefault="00D307AF">
            <w:pPr>
              <w:spacing w:before="60" w:after="60" w:line="240" w:lineRule="auto"/>
              <w:rPr>
                <w:rFonts w:ascii="Times New Roman" w:hAnsi="Times New Roman"/>
                <w:b/>
                <w:sz w:val="24"/>
                <w:szCs w:val="24"/>
                <w:lang w:val="en-ID"/>
              </w:rPr>
            </w:pPr>
          </w:p>
        </w:tc>
        <w:tc>
          <w:tcPr>
            <w:tcW w:w="283" w:type="dxa"/>
            <w:tcPrChange w:id="1259" w:author="Author">
              <w:tcPr>
                <w:tcW w:w="283" w:type="dxa"/>
                <w:shd w:val="clear" w:color="auto" w:fill="D9D9D9" w:themeFill="background1" w:themeFillShade="D9"/>
              </w:tcPr>
            </w:tcPrChange>
          </w:tcPr>
          <w:p w14:paraId="3FCE03C6" w14:textId="77777777" w:rsidR="00D307AF" w:rsidRDefault="00D307AF">
            <w:pPr>
              <w:spacing w:before="60" w:after="60" w:line="240" w:lineRule="auto"/>
              <w:rPr>
                <w:rFonts w:ascii="Times New Roman" w:hAnsi="Times New Roman"/>
                <w:b/>
                <w:sz w:val="24"/>
                <w:szCs w:val="24"/>
                <w:lang w:val="en-ID"/>
              </w:rPr>
            </w:pPr>
          </w:p>
        </w:tc>
        <w:tc>
          <w:tcPr>
            <w:tcW w:w="283" w:type="dxa"/>
            <w:tcPrChange w:id="1260" w:author="Author">
              <w:tcPr>
                <w:tcW w:w="283" w:type="dxa"/>
                <w:shd w:val="clear" w:color="auto" w:fill="D9D9D9" w:themeFill="background1" w:themeFillShade="D9"/>
              </w:tcPr>
            </w:tcPrChange>
          </w:tcPr>
          <w:p w14:paraId="5D7398DF" w14:textId="77777777" w:rsidR="00D307AF" w:rsidRDefault="00D307AF">
            <w:pPr>
              <w:spacing w:before="60" w:after="60" w:line="240" w:lineRule="auto"/>
              <w:rPr>
                <w:rFonts w:ascii="Times New Roman" w:hAnsi="Times New Roman"/>
                <w:b/>
                <w:sz w:val="24"/>
                <w:szCs w:val="24"/>
                <w:lang w:val="en-ID"/>
              </w:rPr>
            </w:pPr>
          </w:p>
        </w:tc>
        <w:tc>
          <w:tcPr>
            <w:tcW w:w="283" w:type="dxa"/>
            <w:tcPrChange w:id="1261" w:author="Author">
              <w:tcPr>
                <w:tcW w:w="283" w:type="dxa"/>
                <w:shd w:val="clear" w:color="auto" w:fill="D9D9D9" w:themeFill="background1" w:themeFillShade="D9"/>
              </w:tcPr>
            </w:tcPrChange>
          </w:tcPr>
          <w:p w14:paraId="36BC89F7" w14:textId="77777777" w:rsidR="00D307AF" w:rsidRDefault="00D307AF">
            <w:pPr>
              <w:spacing w:before="60" w:after="60" w:line="240" w:lineRule="auto"/>
              <w:rPr>
                <w:rFonts w:ascii="Times New Roman" w:hAnsi="Times New Roman"/>
                <w:b/>
                <w:sz w:val="24"/>
                <w:szCs w:val="24"/>
                <w:lang w:val="en-ID"/>
              </w:rPr>
            </w:pPr>
          </w:p>
        </w:tc>
        <w:tc>
          <w:tcPr>
            <w:tcW w:w="283" w:type="dxa"/>
            <w:tcPrChange w:id="1262" w:author="Author">
              <w:tcPr>
                <w:tcW w:w="283" w:type="dxa"/>
                <w:shd w:val="clear" w:color="auto" w:fill="D9D9D9" w:themeFill="background1" w:themeFillShade="D9"/>
              </w:tcPr>
            </w:tcPrChange>
          </w:tcPr>
          <w:p w14:paraId="7A05923B" w14:textId="77777777" w:rsidR="00D307AF" w:rsidRDefault="00D307AF">
            <w:pPr>
              <w:spacing w:before="60" w:after="60" w:line="240" w:lineRule="auto"/>
              <w:rPr>
                <w:rFonts w:ascii="Times New Roman" w:hAnsi="Times New Roman"/>
                <w:b/>
                <w:sz w:val="24"/>
                <w:szCs w:val="24"/>
                <w:lang w:val="en-ID"/>
              </w:rPr>
            </w:pPr>
          </w:p>
        </w:tc>
        <w:tc>
          <w:tcPr>
            <w:tcW w:w="283" w:type="dxa"/>
            <w:tcPrChange w:id="1263" w:author="Author">
              <w:tcPr>
                <w:tcW w:w="283" w:type="dxa"/>
                <w:shd w:val="clear" w:color="auto" w:fill="D9D9D9" w:themeFill="background1" w:themeFillShade="D9"/>
              </w:tcPr>
            </w:tcPrChange>
          </w:tcPr>
          <w:p w14:paraId="42C7E8E7" w14:textId="77777777" w:rsidR="00D307AF" w:rsidRDefault="00D307AF">
            <w:pPr>
              <w:spacing w:before="60" w:after="60" w:line="240" w:lineRule="auto"/>
              <w:rPr>
                <w:rFonts w:ascii="Times New Roman" w:hAnsi="Times New Roman"/>
                <w:b/>
                <w:sz w:val="24"/>
                <w:szCs w:val="24"/>
                <w:lang w:val="en-ID"/>
              </w:rPr>
            </w:pPr>
          </w:p>
        </w:tc>
        <w:tc>
          <w:tcPr>
            <w:tcW w:w="283" w:type="dxa"/>
            <w:tcPrChange w:id="1264" w:author="Author">
              <w:tcPr>
                <w:tcW w:w="283" w:type="dxa"/>
                <w:shd w:val="clear" w:color="auto" w:fill="D9D9D9" w:themeFill="background1" w:themeFillShade="D9"/>
              </w:tcPr>
            </w:tcPrChange>
          </w:tcPr>
          <w:p w14:paraId="0A3ECF58" w14:textId="77777777" w:rsidR="00D307AF" w:rsidRDefault="00D307AF">
            <w:pPr>
              <w:spacing w:before="60" w:after="60" w:line="240" w:lineRule="auto"/>
              <w:rPr>
                <w:rFonts w:ascii="Times New Roman" w:hAnsi="Times New Roman"/>
                <w:b/>
                <w:sz w:val="24"/>
                <w:szCs w:val="24"/>
                <w:lang w:val="en-ID"/>
              </w:rPr>
            </w:pPr>
          </w:p>
        </w:tc>
        <w:tc>
          <w:tcPr>
            <w:tcW w:w="283" w:type="dxa"/>
            <w:tcPrChange w:id="1265" w:author="Author">
              <w:tcPr>
                <w:tcW w:w="283" w:type="dxa"/>
                <w:shd w:val="clear" w:color="auto" w:fill="D9D9D9" w:themeFill="background1" w:themeFillShade="D9"/>
              </w:tcPr>
            </w:tcPrChange>
          </w:tcPr>
          <w:p w14:paraId="26A52C40" w14:textId="77777777" w:rsidR="00D307AF" w:rsidRDefault="00D307AF">
            <w:pPr>
              <w:spacing w:before="60" w:after="60" w:line="240" w:lineRule="auto"/>
              <w:rPr>
                <w:rFonts w:ascii="Times New Roman" w:hAnsi="Times New Roman"/>
                <w:b/>
                <w:sz w:val="24"/>
                <w:szCs w:val="24"/>
                <w:lang w:val="en-ID"/>
              </w:rPr>
            </w:pPr>
          </w:p>
        </w:tc>
        <w:tc>
          <w:tcPr>
            <w:tcW w:w="283" w:type="dxa"/>
            <w:tcPrChange w:id="1266" w:author="Author">
              <w:tcPr>
                <w:tcW w:w="283" w:type="dxa"/>
                <w:shd w:val="clear" w:color="auto" w:fill="D9D9D9" w:themeFill="background1" w:themeFillShade="D9"/>
              </w:tcPr>
            </w:tcPrChange>
          </w:tcPr>
          <w:p w14:paraId="299F5F74" w14:textId="77777777" w:rsidR="00D307AF" w:rsidRDefault="00D307AF">
            <w:pPr>
              <w:spacing w:before="60" w:after="60" w:line="240" w:lineRule="auto"/>
              <w:rPr>
                <w:rFonts w:ascii="Times New Roman" w:hAnsi="Times New Roman"/>
                <w:b/>
                <w:sz w:val="24"/>
                <w:szCs w:val="24"/>
                <w:lang w:val="en-ID"/>
              </w:rPr>
            </w:pPr>
          </w:p>
        </w:tc>
        <w:tc>
          <w:tcPr>
            <w:tcW w:w="283" w:type="dxa"/>
            <w:tcPrChange w:id="1267" w:author="Author">
              <w:tcPr>
                <w:tcW w:w="283" w:type="dxa"/>
                <w:shd w:val="clear" w:color="auto" w:fill="D9D9D9" w:themeFill="background1" w:themeFillShade="D9"/>
              </w:tcPr>
            </w:tcPrChange>
          </w:tcPr>
          <w:p w14:paraId="621DB490" w14:textId="77777777" w:rsidR="00D307AF" w:rsidRDefault="00D307AF">
            <w:pPr>
              <w:spacing w:before="60" w:after="60" w:line="240" w:lineRule="auto"/>
              <w:rPr>
                <w:rFonts w:ascii="Times New Roman" w:hAnsi="Times New Roman"/>
                <w:b/>
                <w:sz w:val="24"/>
                <w:szCs w:val="24"/>
                <w:lang w:val="en-ID"/>
              </w:rPr>
            </w:pPr>
          </w:p>
        </w:tc>
        <w:tc>
          <w:tcPr>
            <w:tcW w:w="283" w:type="dxa"/>
            <w:tcPrChange w:id="1268" w:author="Author">
              <w:tcPr>
                <w:tcW w:w="283" w:type="dxa"/>
                <w:shd w:val="clear" w:color="auto" w:fill="D9D9D9" w:themeFill="background1" w:themeFillShade="D9"/>
              </w:tcPr>
            </w:tcPrChange>
          </w:tcPr>
          <w:p w14:paraId="28A4E6D5" w14:textId="77777777" w:rsidR="00D307AF" w:rsidRDefault="00D307AF">
            <w:pPr>
              <w:spacing w:before="60" w:after="60" w:line="240" w:lineRule="auto"/>
              <w:rPr>
                <w:rFonts w:ascii="Times New Roman" w:hAnsi="Times New Roman"/>
                <w:b/>
                <w:sz w:val="24"/>
                <w:szCs w:val="24"/>
                <w:lang w:val="en-ID"/>
              </w:rPr>
            </w:pPr>
          </w:p>
        </w:tc>
        <w:tc>
          <w:tcPr>
            <w:tcW w:w="283" w:type="dxa"/>
            <w:tcPrChange w:id="1269" w:author="Author">
              <w:tcPr>
                <w:tcW w:w="283" w:type="dxa"/>
                <w:shd w:val="clear" w:color="auto" w:fill="D9D9D9" w:themeFill="background1" w:themeFillShade="D9"/>
              </w:tcPr>
            </w:tcPrChange>
          </w:tcPr>
          <w:p w14:paraId="59385025" w14:textId="77777777" w:rsidR="00D307AF" w:rsidRDefault="00D307AF">
            <w:pPr>
              <w:spacing w:before="60" w:after="60" w:line="240" w:lineRule="auto"/>
              <w:rPr>
                <w:rFonts w:ascii="Times New Roman" w:hAnsi="Times New Roman"/>
                <w:b/>
                <w:sz w:val="24"/>
                <w:szCs w:val="24"/>
                <w:lang w:val="en-ID"/>
              </w:rPr>
            </w:pPr>
          </w:p>
        </w:tc>
        <w:tc>
          <w:tcPr>
            <w:tcW w:w="283" w:type="dxa"/>
            <w:tcPrChange w:id="1270" w:author="Author">
              <w:tcPr>
                <w:tcW w:w="283" w:type="dxa"/>
                <w:shd w:val="clear" w:color="auto" w:fill="D9D9D9" w:themeFill="background1" w:themeFillShade="D9"/>
              </w:tcPr>
            </w:tcPrChange>
          </w:tcPr>
          <w:p w14:paraId="60678251" w14:textId="77777777" w:rsidR="00D307AF" w:rsidRDefault="00D307AF">
            <w:pPr>
              <w:spacing w:before="60" w:after="60" w:line="240" w:lineRule="auto"/>
              <w:rPr>
                <w:rFonts w:ascii="Times New Roman" w:hAnsi="Times New Roman"/>
                <w:b/>
                <w:sz w:val="24"/>
                <w:szCs w:val="24"/>
                <w:lang w:val="en-ID"/>
              </w:rPr>
            </w:pPr>
          </w:p>
        </w:tc>
        <w:tc>
          <w:tcPr>
            <w:tcW w:w="283" w:type="dxa"/>
            <w:tcPrChange w:id="1271" w:author="Author">
              <w:tcPr>
                <w:tcW w:w="283" w:type="dxa"/>
                <w:shd w:val="clear" w:color="auto" w:fill="D9D9D9" w:themeFill="background1" w:themeFillShade="D9"/>
              </w:tcPr>
            </w:tcPrChange>
          </w:tcPr>
          <w:p w14:paraId="7DFF4652" w14:textId="77777777" w:rsidR="00D307AF" w:rsidRDefault="00D307AF">
            <w:pPr>
              <w:spacing w:before="60" w:after="60" w:line="240" w:lineRule="auto"/>
              <w:rPr>
                <w:rFonts w:ascii="Times New Roman" w:hAnsi="Times New Roman"/>
                <w:b/>
                <w:sz w:val="24"/>
                <w:szCs w:val="24"/>
                <w:lang w:val="en-ID"/>
              </w:rPr>
            </w:pPr>
          </w:p>
        </w:tc>
        <w:tc>
          <w:tcPr>
            <w:tcW w:w="283" w:type="dxa"/>
            <w:tcPrChange w:id="1272" w:author="Author">
              <w:tcPr>
                <w:tcW w:w="283" w:type="dxa"/>
                <w:shd w:val="clear" w:color="auto" w:fill="D9D9D9" w:themeFill="background1" w:themeFillShade="D9"/>
              </w:tcPr>
            </w:tcPrChange>
          </w:tcPr>
          <w:p w14:paraId="4539C361" w14:textId="77777777" w:rsidR="00D307AF" w:rsidRDefault="00D307AF">
            <w:pPr>
              <w:spacing w:before="60" w:after="60" w:line="240" w:lineRule="auto"/>
              <w:rPr>
                <w:rFonts w:ascii="Times New Roman" w:hAnsi="Times New Roman"/>
                <w:b/>
                <w:sz w:val="24"/>
                <w:szCs w:val="24"/>
                <w:lang w:val="en-ID"/>
              </w:rPr>
            </w:pPr>
          </w:p>
        </w:tc>
        <w:tc>
          <w:tcPr>
            <w:tcW w:w="283" w:type="dxa"/>
            <w:tcPrChange w:id="1273" w:author="Author">
              <w:tcPr>
                <w:tcW w:w="283" w:type="dxa"/>
                <w:shd w:val="clear" w:color="auto" w:fill="D9D9D9" w:themeFill="background1" w:themeFillShade="D9"/>
              </w:tcPr>
            </w:tcPrChange>
          </w:tcPr>
          <w:p w14:paraId="5409495D" w14:textId="77777777" w:rsidR="00D307AF" w:rsidRDefault="00D307AF">
            <w:pPr>
              <w:spacing w:before="60" w:after="60" w:line="240" w:lineRule="auto"/>
              <w:rPr>
                <w:rFonts w:ascii="Times New Roman" w:hAnsi="Times New Roman"/>
                <w:b/>
                <w:sz w:val="24"/>
                <w:szCs w:val="24"/>
                <w:lang w:val="en-ID"/>
              </w:rPr>
            </w:pPr>
          </w:p>
        </w:tc>
        <w:tc>
          <w:tcPr>
            <w:tcW w:w="283" w:type="dxa"/>
            <w:tcPrChange w:id="1274" w:author="Author">
              <w:tcPr>
                <w:tcW w:w="283" w:type="dxa"/>
                <w:shd w:val="clear" w:color="auto" w:fill="D9D9D9" w:themeFill="background1" w:themeFillShade="D9"/>
              </w:tcPr>
            </w:tcPrChange>
          </w:tcPr>
          <w:p w14:paraId="0350488F" w14:textId="77777777" w:rsidR="00D307AF" w:rsidRDefault="00D307AF">
            <w:pPr>
              <w:spacing w:before="60" w:after="60" w:line="240" w:lineRule="auto"/>
              <w:rPr>
                <w:rFonts w:ascii="Times New Roman" w:hAnsi="Times New Roman"/>
                <w:b/>
                <w:sz w:val="24"/>
                <w:szCs w:val="24"/>
                <w:lang w:val="en-ID"/>
              </w:rPr>
            </w:pPr>
          </w:p>
        </w:tc>
        <w:tc>
          <w:tcPr>
            <w:tcW w:w="283" w:type="dxa"/>
            <w:tcPrChange w:id="1275" w:author="Author">
              <w:tcPr>
                <w:tcW w:w="283" w:type="dxa"/>
                <w:shd w:val="clear" w:color="auto" w:fill="D9D9D9" w:themeFill="background1" w:themeFillShade="D9"/>
              </w:tcPr>
            </w:tcPrChange>
          </w:tcPr>
          <w:p w14:paraId="39FC4C46" w14:textId="77777777" w:rsidR="00D307AF" w:rsidRDefault="00D307AF">
            <w:pPr>
              <w:spacing w:before="60" w:after="60" w:line="240" w:lineRule="auto"/>
              <w:rPr>
                <w:rFonts w:ascii="Times New Roman" w:hAnsi="Times New Roman"/>
                <w:b/>
                <w:sz w:val="24"/>
                <w:szCs w:val="24"/>
                <w:lang w:val="en-ID"/>
              </w:rPr>
            </w:pPr>
          </w:p>
        </w:tc>
        <w:tc>
          <w:tcPr>
            <w:tcW w:w="283" w:type="dxa"/>
            <w:tcPrChange w:id="1276" w:author="Author">
              <w:tcPr>
                <w:tcW w:w="283" w:type="dxa"/>
                <w:shd w:val="clear" w:color="auto" w:fill="D9D9D9" w:themeFill="background1" w:themeFillShade="D9"/>
              </w:tcPr>
            </w:tcPrChange>
          </w:tcPr>
          <w:p w14:paraId="1F06E75C" w14:textId="77777777" w:rsidR="00D307AF" w:rsidRDefault="00D307AF">
            <w:pPr>
              <w:spacing w:before="60" w:after="60" w:line="240" w:lineRule="auto"/>
              <w:rPr>
                <w:rFonts w:ascii="Times New Roman" w:hAnsi="Times New Roman"/>
                <w:b/>
                <w:sz w:val="24"/>
                <w:szCs w:val="24"/>
                <w:lang w:val="en-ID"/>
              </w:rPr>
            </w:pPr>
          </w:p>
        </w:tc>
        <w:tc>
          <w:tcPr>
            <w:tcW w:w="283" w:type="dxa"/>
            <w:tcPrChange w:id="1277" w:author="Author">
              <w:tcPr>
                <w:tcW w:w="283" w:type="dxa"/>
                <w:shd w:val="clear" w:color="auto" w:fill="D9D9D9" w:themeFill="background1" w:themeFillShade="D9"/>
              </w:tcPr>
            </w:tcPrChange>
          </w:tcPr>
          <w:p w14:paraId="66E67B4D" w14:textId="77777777" w:rsidR="00D307AF" w:rsidRDefault="00D307AF">
            <w:pPr>
              <w:spacing w:before="60" w:after="60" w:line="240" w:lineRule="auto"/>
              <w:rPr>
                <w:rFonts w:ascii="Times New Roman" w:hAnsi="Times New Roman"/>
                <w:b/>
                <w:sz w:val="24"/>
                <w:szCs w:val="24"/>
                <w:lang w:val="en-ID"/>
              </w:rPr>
            </w:pPr>
          </w:p>
        </w:tc>
        <w:tc>
          <w:tcPr>
            <w:tcW w:w="283" w:type="dxa"/>
            <w:tcPrChange w:id="1278" w:author="Author">
              <w:tcPr>
                <w:tcW w:w="283" w:type="dxa"/>
                <w:shd w:val="clear" w:color="auto" w:fill="D9D9D9" w:themeFill="background1" w:themeFillShade="D9"/>
              </w:tcPr>
            </w:tcPrChange>
          </w:tcPr>
          <w:p w14:paraId="331532BB" w14:textId="77777777" w:rsidR="00D307AF" w:rsidRDefault="00D307AF">
            <w:pPr>
              <w:spacing w:before="60" w:after="60" w:line="240" w:lineRule="auto"/>
              <w:rPr>
                <w:rFonts w:ascii="Times New Roman" w:hAnsi="Times New Roman"/>
                <w:b/>
                <w:sz w:val="24"/>
                <w:szCs w:val="24"/>
                <w:lang w:val="en-ID"/>
              </w:rPr>
            </w:pPr>
          </w:p>
        </w:tc>
      </w:tr>
    </w:tbl>
    <w:p w14:paraId="1AA0179D" w14:textId="77777777" w:rsidR="00D307AF" w:rsidDel="002251F3" w:rsidRDefault="00D307AF" w:rsidP="002251F3">
      <w:pPr>
        <w:spacing w:before="60" w:after="60" w:line="240" w:lineRule="auto"/>
        <w:rPr>
          <w:del w:id="1279" w:author="Author"/>
          <w:rFonts w:ascii="Times New Roman" w:hAnsi="Times New Roman"/>
          <w:b/>
          <w:sz w:val="24"/>
          <w:szCs w:val="24"/>
          <w:lang w:val="en-ID"/>
        </w:rPr>
        <w:pPrChange w:id="1280" w:author="Author">
          <w:pPr>
            <w:spacing w:before="60" w:after="60" w:line="240" w:lineRule="auto"/>
            <w:jc w:val="center"/>
          </w:pPr>
        </w:pPrChange>
      </w:pPr>
    </w:p>
    <w:p w14:paraId="0AB6900B" w14:textId="77777777" w:rsidR="00D307AF" w:rsidDel="002251F3" w:rsidRDefault="00D307AF" w:rsidP="002251F3">
      <w:pPr>
        <w:spacing w:before="60" w:after="60" w:line="240" w:lineRule="auto"/>
        <w:rPr>
          <w:del w:id="1281" w:author="Author"/>
          <w:rFonts w:ascii="Times New Roman" w:hAnsi="Times New Roman"/>
          <w:b/>
          <w:sz w:val="24"/>
          <w:szCs w:val="24"/>
          <w:lang w:val="en-ID"/>
        </w:rPr>
        <w:pPrChange w:id="1282" w:author="Author">
          <w:pPr>
            <w:spacing w:before="60" w:after="60" w:line="240" w:lineRule="auto"/>
            <w:jc w:val="center"/>
          </w:pPr>
        </w:pPrChange>
      </w:pPr>
    </w:p>
    <w:p w14:paraId="18C0BDB5" w14:textId="77777777" w:rsidR="00D307AF" w:rsidDel="002251F3" w:rsidRDefault="00D307AF" w:rsidP="002251F3">
      <w:pPr>
        <w:spacing w:before="60" w:after="60" w:line="240" w:lineRule="auto"/>
        <w:rPr>
          <w:del w:id="1283" w:author="Author"/>
          <w:rFonts w:ascii="Times New Roman" w:hAnsi="Times New Roman"/>
          <w:b/>
          <w:sz w:val="24"/>
          <w:szCs w:val="24"/>
          <w:lang w:val="en-ID"/>
        </w:rPr>
        <w:pPrChange w:id="1284" w:author="Author">
          <w:pPr>
            <w:spacing w:before="60" w:after="60" w:line="240" w:lineRule="auto"/>
            <w:jc w:val="center"/>
          </w:pPr>
        </w:pPrChange>
      </w:pPr>
    </w:p>
    <w:p w14:paraId="353A75B6" w14:textId="77777777" w:rsidR="00D307AF" w:rsidRDefault="00D307AF" w:rsidP="002251F3">
      <w:pPr>
        <w:spacing w:before="60" w:after="60" w:line="240" w:lineRule="auto"/>
        <w:rPr>
          <w:rFonts w:ascii="Times New Roman" w:hAnsi="Times New Roman"/>
          <w:b/>
          <w:sz w:val="24"/>
          <w:szCs w:val="24"/>
          <w:lang w:val="en-ID"/>
        </w:rPr>
        <w:pPrChange w:id="1285" w:author="Author">
          <w:pPr>
            <w:spacing w:before="60" w:after="60" w:line="240" w:lineRule="auto"/>
            <w:jc w:val="center"/>
          </w:pPr>
        </w:pPrChange>
      </w:pPr>
    </w:p>
    <w:p w14:paraId="1EC2A05C" w14:textId="77777777" w:rsidR="00D307AF" w:rsidRDefault="00D307AF">
      <w:pPr>
        <w:spacing w:before="60" w:after="60" w:line="240" w:lineRule="auto"/>
        <w:jc w:val="center"/>
        <w:rPr>
          <w:rFonts w:ascii="Times New Roman" w:hAnsi="Times New Roman"/>
          <w:b/>
          <w:sz w:val="24"/>
          <w:szCs w:val="24"/>
          <w:lang w:val="en-ID"/>
        </w:rPr>
      </w:pPr>
    </w:p>
    <w:tbl>
      <w:tblPr>
        <w:tblW w:w="10488" w:type="dxa"/>
        <w:jc w:val="center"/>
        <w:tblLook w:val="01E0" w:firstRow="1" w:lastRow="1" w:firstColumn="1" w:lastColumn="1" w:noHBand="0" w:noVBand="0"/>
      </w:tblPr>
      <w:tblGrid>
        <w:gridCol w:w="4010"/>
        <w:gridCol w:w="2388"/>
        <w:gridCol w:w="4090"/>
      </w:tblGrid>
      <w:tr w:rsidR="002251F3" w:rsidRPr="00DD74A3" w14:paraId="099F995D" w14:textId="77777777" w:rsidTr="00F118C4">
        <w:trPr>
          <w:trHeight w:val="564"/>
          <w:jc w:val="center"/>
        </w:trPr>
        <w:tc>
          <w:tcPr>
            <w:tcW w:w="3685" w:type="dxa"/>
          </w:tcPr>
          <w:p w14:paraId="2B8EA9B6" w14:textId="77777777" w:rsidR="00D307AF" w:rsidRDefault="00702DF7">
            <w:pPr>
              <w:spacing w:before="60" w:after="60" w:line="240" w:lineRule="auto"/>
              <w:jc w:val="center"/>
              <w:rPr>
                <w:rFonts w:ascii="Times New Roman" w:hAnsi="Times New Roman"/>
                <w:b/>
                <w:sz w:val="24"/>
                <w:szCs w:val="24"/>
                <w:lang w:val="id-ID"/>
              </w:rPr>
            </w:pPr>
            <w:r w:rsidRPr="00702DF7">
              <w:rPr>
                <w:rFonts w:ascii="Times New Roman" w:hAnsi="Times New Roman"/>
                <w:b/>
                <w:sz w:val="24"/>
                <w:szCs w:val="24"/>
                <w:lang w:val="en-ID"/>
              </w:rPr>
              <w:t>M</w:t>
            </w:r>
            <w:r w:rsidRPr="00702DF7">
              <w:rPr>
                <w:rFonts w:ascii="Times New Roman" w:hAnsi="Times New Roman"/>
                <w:b/>
                <w:sz w:val="24"/>
                <w:szCs w:val="24"/>
                <w:lang w:val="id-ID"/>
              </w:rPr>
              <w:t>engetahui,</w:t>
            </w:r>
          </w:p>
          <w:p w14:paraId="1B117F1D" w14:textId="6978165E" w:rsidR="00D307AF" w:rsidRDefault="00702DF7">
            <w:pPr>
              <w:spacing w:before="60" w:after="60" w:line="240" w:lineRule="auto"/>
              <w:jc w:val="center"/>
              <w:rPr>
                <w:rFonts w:ascii="Times New Roman" w:eastAsia="Calibri" w:hAnsi="Times New Roman"/>
                <w:b/>
                <w:sz w:val="24"/>
                <w:szCs w:val="24"/>
                <w:lang w:val="id-ID"/>
              </w:rPr>
            </w:pPr>
            <w:r w:rsidRPr="00702DF7">
              <w:rPr>
                <w:rFonts w:ascii="Times New Roman" w:hAnsi="Times New Roman"/>
                <w:b/>
                <w:sz w:val="24"/>
                <w:szCs w:val="24"/>
                <w:lang w:val="id-ID"/>
              </w:rPr>
              <w:t xml:space="preserve">Kepala </w:t>
            </w:r>
            <w:ins w:id="1286" w:author="Author">
              <w:r w:rsidR="002251F3">
                <w:rPr>
                  <w:rFonts w:ascii="Times New Roman" w:hAnsi="Times New Roman"/>
                  <w:b/>
                  <w:sz w:val="24"/>
                  <w:szCs w:val="24"/>
                </w:rPr>
                <w:t>Madrasah</w:t>
              </w:r>
            </w:ins>
            <w:del w:id="1287" w:author="Author">
              <w:r w:rsidRPr="00702DF7" w:rsidDel="002251F3">
                <w:rPr>
                  <w:rFonts w:ascii="Times New Roman" w:hAnsi="Times New Roman"/>
                  <w:b/>
                  <w:sz w:val="24"/>
                  <w:szCs w:val="24"/>
                  <w:lang w:val="id-ID"/>
                </w:rPr>
                <w:delText>Sekolah</w:delText>
              </w:r>
            </w:del>
          </w:p>
          <w:p w14:paraId="094646C4" w14:textId="77777777" w:rsidR="00D307AF" w:rsidRDefault="00D307AF">
            <w:pPr>
              <w:spacing w:before="60" w:after="60" w:line="240" w:lineRule="auto"/>
              <w:jc w:val="center"/>
              <w:rPr>
                <w:rFonts w:ascii="Times New Roman" w:hAnsi="Times New Roman"/>
                <w:b/>
                <w:sz w:val="24"/>
                <w:szCs w:val="24"/>
                <w:lang w:val="en-ID"/>
              </w:rPr>
            </w:pPr>
          </w:p>
          <w:p w14:paraId="68158EC3" w14:textId="605EF7DE" w:rsidR="00D307AF" w:rsidRDefault="00D307AF">
            <w:pPr>
              <w:spacing w:before="60" w:after="60" w:line="240" w:lineRule="auto"/>
              <w:jc w:val="center"/>
              <w:rPr>
                <w:ins w:id="1288" w:author="Author"/>
                <w:rFonts w:ascii="Times New Roman" w:hAnsi="Times New Roman"/>
                <w:b/>
                <w:sz w:val="24"/>
                <w:szCs w:val="24"/>
                <w:lang w:val="en-ID"/>
              </w:rPr>
            </w:pPr>
          </w:p>
          <w:p w14:paraId="3657F5F6" w14:textId="77777777" w:rsidR="002251F3" w:rsidRDefault="002251F3">
            <w:pPr>
              <w:spacing w:before="60" w:after="60" w:line="240" w:lineRule="auto"/>
              <w:jc w:val="center"/>
              <w:rPr>
                <w:rFonts w:ascii="Times New Roman" w:hAnsi="Times New Roman"/>
                <w:b/>
                <w:sz w:val="24"/>
                <w:szCs w:val="24"/>
                <w:lang w:val="en-ID"/>
              </w:rPr>
            </w:pPr>
          </w:p>
          <w:p w14:paraId="1E12CC92" w14:textId="65A6A7E4" w:rsidR="00D307AF" w:rsidRPr="002251F3" w:rsidRDefault="002251F3">
            <w:pPr>
              <w:spacing w:before="60" w:after="60" w:line="240" w:lineRule="auto"/>
              <w:jc w:val="center"/>
              <w:rPr>
                <w:rFonts w:ascii="Times New Roman" w:hAnsi="Times New Roman"/>
                <w:b/>
                <w:sz w:val="24"/>
                <w:szCs w:val="24"/>
                <w:lang w:val="en-ID"/>
                <w:rPrChange w:id="1289" w:author="Author">
                  <w:rPr>
                    <w:rFonts w:ascii="Times New Roman" w:hAnsi="Times New Roman"/>
                    <w:sz w:val="24"/>
                    <w:szCs w:val="24"/>
                    <w:u w:val="single"/>
                    <w:lang w:val="en-ID"/>
                  </w:rPr>
                </w:rPrChange>
              </w:rPr>
            </w:pPr>
            <w:proofErr w:type="spellStart"/>
            <w:ins w:id="1290" w:author="Author">
              <w:r w:rsidRPr="002251F3">
                <w:rPr>
                  <w:rFonts w:ascii="Times New Roman" w:hAnsi="Times New Roman"/>
                  <w:b/>
                  <w:sz w:val="24"/>
                  <w:szCs w:val="24"/>
                  <w:rPrChange w:id="1291" w:author="Author">
                    <w:rPr>
                      <w:rFonts w:ascii="Times New Roman" w:hAnsi="Times New Roman"/>
                      <w:bCs/>
                      <w:sz w:val="24"/>
                      <w:szCs w:val="24"/>
                      <w:u w:val="single"/>
                    </w:rPr>
                  </w:rPrChange>
                </w:rPr>
                <w:t>Dewi</w:t>
              </w:r>
              <w:proofErr w:type="spellEnd"/>
              <w:r w:rsidRPr="002251F3">
                <w:rPr>
                  <w:rFonts w:ascii="Times New Roman" w:hAnsi="Times New Roman"/>
                  <w:b/>
                  <w:sz w:val="24"/>
                  <w:szCs w:val="24"/>
                  <w:rPrChange w:id="1292" w:author="Author">
                    <w:rPr>
                      <w:rFonts w:ascii="Times New Roman" w:hAnsi="Times New Roman"/>
                      <w:bCs/>
                      <w:sz w:val="24"/>
                      <w:szCs w:val="24"/>
                      <w:u w:val="single"/>
                    </w:rPr>
                  </w:rPrChange>
                </w:rPr>
                <w:t xml:space="preserve"> </w:t>
              </w:r>
              <w:proofErr w:type="spellStart"/>
              <w:r w:rsidRPr="002251F3">
                <w:rPr>
                  <w:rFonts w:ascii="Times New Roman" w:hAnsi="Times New Roman"/>
                  <w:b/>
                  <w:sz w:val="24"/>
                  <w:szCs w:val="24"/>
                  <w:rPrChange w:id="1293" w:author="Author">
                    <w:rPr>
                      <w:rFonts w:ascii="Times New Roman" w:hAnsi="Times New Roman"/>
                      <w:bCs/>
                      <w:sz w:val="24"/>
                      <w:szCs w:val="24"/>
                      <w:u w:val="single"/>
                    </w:rPr>
                  </w:rPrChange>
                </w:rPr>
                <w:t>Luftiyah</w:t>
              </w:r>
              <w:proofErr w:type="spellEnd"/>
              <w:r w:rsidRPr="002251F3">
                <w:rPr>
                  <w:rFonts w:ascii="Times New Roman" w:hAnsi="Times New Roman"/>
                  <w:b/>
                  <w:sz w:val="24"/>
                  <w:szCs w:val="24"/>
                  <w:rPrChange w:id="1294" w:author="Author">
                    <w:rPr>
                      <w:rFonts w:ascii="Times New Roman" w:hAnsi="Times New Roman"/>
                      <w:bCs/>
                      <w:sz w:val="24"/>
                      <w:szCs w:val="24"/>
                      <w:u w:val="single"/>
                    </w:rPr>
                  </w:rPrChange>
                </w:rPr>
                <w:t xml:space="preserve">, </w:t>
              </w:r>
              <w:proofErr w:type="spellStart"/>
              <w:proofErr w:type="gramStart"/>
              <w:r w:rsidRPr="002251F3">
                <w:rPr>
                  <w:rFonts w:ascii="Times New Roman" w:hAnsi="Times New Roman"/>
                  <w:b/>
                  <w:sz w:val="24"/>
                  <w:szCs w:val="24"/>
                  <w:rPrChange w:id="1295" w:author="Author">
                    <w:rPr>
                      <w:rFonts w:ascii="Times New Roman" w:hAnsi="Times New Roman"/>
                      <w:bCs/>
                      <w:sz w:val="24"/>
                      <w:szCs w:val="24"/>
                      <w:u w:val="single"/>
                    </w:rPr>
                  </w:rPrChange>
                </w:rPr>
                <w:t>S.Si</w:t>
              </w:r>
            </w:ins>
            <w:proofErr w:type="spellEnd"/>
            <w:proofErr w:type="gramEnd"/>
            <w:del w:id="1296" w:author="Author">
              <w:r w:rsidR="00702DF7" w:rsidRPr="002251F3" w:rsidDel="002251F3">
                <w:rPr>
                  <w:rFonts w:ascii="Times New Roman" w:hAnsi="Times New Roman"/>
                  <w:b/>
                  <w:sz w:val="24"/>
                  <w:szCs w:val="24"/>
                  <w:lang w:val="id-ID"/>
                  <w:rPrChange w:id="1297" w:author="Author">
                    <w:rPr>
                      <w:rFonts w:ascii="Times New Roman" w:hAnsi="Times New Roman"/>
                      <w:bCs/>
                      <w:sz w:val="24"/>
                      <w:szCs w:val="24"/>
                      <w:u w:val="single"/>
                      <w:lang w:val="id-ID"/>
                    </w:rPr>
                  </w:rPrChange>
                </w:rPr>
                <w:delText>(…………………</w:delText>
              </w:r>
              <w:r w:rsidR="00702DF7" w:rsidRPr="002251F3" w:rsidDel="002251F3">
                <w:rPr>
                  <w:rFonts w:ascii="Times New Roman" w:hAnsi="Times New Roman"/>
                  <w:b/>
                  <w:sz w:val="24"/>
                  <w:szCs w:val="24"/>
                  <w:rPrChange w:id="1298" w:author="Author">
                    <w:rPr>
                      <w:rFonts w:ascii="Times New Roman" w:hAnsi="Times New Roman"/>
                      <w:bCs/>
                      <w:sz w:val="24"/>
                      <w:szCs w:val="24"/>
                      <w:u w:val="single"/>
                    </w:rPr>
                  </w:rPrChange>
                </w:rPr>
                <w:delText>…………</w:delText>
              </w:r>
              <w:r w:rsidR="00702DF7" w:rsidRPr="002251F3" w:rsidDel="002251F3">
                <w:rPr>
                  <w:rFonts w:ascii="Times New Roman" w:hAnsi="Times New Roman"/>
                  <w:b/>
                  <w:sz w:val="24"/>
                  <w:szCs w:val="24"/>
                  <w:lang w:val="id-ID"/>
                  <w:rPrChange w:id="1299" w:author="Author">
                    <w:rPr>
                      <w:rFonts w:ascii="Times New Roman" w:hAnsi="Times New Roman"/>
                      <w:bCs/>
                      <w:sz w:val="24"/>
                      <w:szCs w:val="24"/>
                      <w:u w:val="single"/>
                      <w:lang w:val="id-ID"/>
                    </w:rPr>
                  </w:rPrChange>
                </w:rPr>
                <w:delText>……..)</w:delText>
              </w:r>
            </w:del>
          </w:p>
          <w:p w14:paraId="523ECEEF" w14:textId="77777777" w:rsidR="00D307AF" w:rsidRDefault="00702DF7">
            <w:pPr>
              <w:spacing w:before="60" w:after="60" w:line="240" w:lineRule="auto"/>
              <w:rPr>
                <w:rFonts w:ascii="Times New Roman" w:hAnsi="Times New Roman"/>
                <w:b/>
                <w:sz w:val="24"/>
                <w:szCs w:val="24"/>
              </w:rPr>
            </w:pPr>
            <w:r w:rsidRPr="00702DF7">
              <w:rPr>
                <w:rFonts w:ascii="Times New Roman" w:hAnsi="Times New Roman"/>
                <w:b/>
                <w:bCs/>
                <w:sz w:val="24"/>
                <w:szCs w:val="24"/>
                <w:lang w:val="fi-FI"/>
              </w:rPr>
              <w:t xml:space="preserve">       </w:t>
            </w:r>
            <w:del w:id="1300" w:author="Author">
              <w:r w:rsidRPr="00702DF7" w:rsidDel="002251F3">
                <w:rPr>
                  <w:rFonts w:ascii="Times New Roman" w:hAnsi="Times New Roman"/>
                  <w:b/>
                  <w:bCs/>
                  <w:sz w:val="24"/>
                  <w:szCs w:val="24"/>
                  <w:lang w:val="fi-FI"/>
                </w:rPr>
                <w:delText xml:space="preserve">NIP. </w:delText>
              </w:r>
              <w:r w:rsidRPr="00702DF7" w:rsidDel="002251F3">
                <w:rPr>
                  <w:rFonts w:ascii="Times New Roman" w:hAnsi="Times New Roman"/>
                  <w:bCs/>
                  <w:sz w:val="24"/>
                  <w:szCs w:val="24"/>
                  <w:lang w:val="fi-FI"/>
                </w:rPr>
                <w:delText>........................................</w:delText>
              </w:r>
            </w:del>
          </w:p>
        </w:tc>
        <w:tc>
          <w:tcPr>
            <w:tcW w:w="3118" w:type="dxa"/>
          </w:tcPr>
          <w:p w14:paraId="4E95951E" w14:textId="77777777" w:rsidR="00D307AF" w:rsidRDefault="00D307AF">
            <w:pPr>
              <w:spacing w:before="60" w:after="60" w:line="240" w:lineRule="auto"/>
              <w:jc w:val="center"/>
              <w:rPr>
                <w:rFonts w:ascii="Times New Roman" w:hAnsi="Times New Roman"/>
                <w:b/>
                <w:bCs/>
                <w:sz w:val="24"/>
                <w:szCs w:val="24"/>
                <w:lang w:val="fi-FI"/>
              </w:rPr>
            </w:pPr>
          </w:p>
        </w:tc>
        <w:tc>
          <w:tcPr>
            <w:tcW w:w="3685" w:type="dxa"/>
          </w:tcPr>
          <w:p w14:paraId="5B86881F" w14:textId="59497214" w:rsidR="00D307AF" w:rsidRDefault="002251F3">
            <w:pPr>
              <w:spacing w:before="60" w:after="60" w:line="240" w:lineRule="auto"/>
              <w:jc w:val="center"/>
              <w:rPr>
                <w:rFonts w:ascii="Times New Roman" w:hAnsi="Times New Roman"/>
                <w:b/>
                <w:sz w:val="24"/>
                <w:szCs w:val="24"/>
                <w:lang w:val="id-ID"/>
              </w:rPr>
            </w:pPr>
            <w:ins w:id="1301" w:author="Author">
              <w:r>
                <w:rPr>
                  <w:rFonts w:ascii="Times New Roman" w:hAnsi="Times New Roman"/>
                  <w:b/>
                  <w:sz w:val="24"/>
                  <w:szCs w:val="24"/>
                </w:rPr>
                <w:t xml:space="preserve">15 </w:t>
              </w:r>
              <w:proofErr w:type="spellStart"/>
              <w:r>
                <w:rPr>
                  <w:rFonts w:ascii="Times New Roman" w:hAnsi="Times New Roman"/>
                  <w:b/>
                  <w:sz w:val="24"/>
                  <w:szCs w:val="24"/>
                </w:rPr>
                <w:t>Juli</w:t>
              </w:r>
              <w:proofErr w:type="spellEnd"/>
              <w:r>
                <w:rPr>
                  <w:rFonts w:ascii="Times New Roman" w:hAnsi="Times New Roman"/>
                  <w:b/>
                  <w:sz w:val="24"/>
                  <w:szCs w:val="24"/>
                </w:rPr>
                <w:t xml:space="preserve"> </w:t>
              </w:r>
            </w:ins>
            <w:del w:id="1302" w:author="Author">
              <w:r w:rsidR="00702DF7" w:rsidRPr="00702DF7" w:rsidDel="002251F3">
                <w:rPr>
                  <w:rFonts w:ascii="Times New Roman" w:hAnsi="Times New Roman"/>
                  <w:sz w:val="24"/>
                  <w:szCs w:val="24"/>
                  <w:lang w:val="id-ID"/>
                </w:rPr>
                <w:delText>………………. …………</w:delText>
              </w:r>
              <w:r w:rsidR="00702DF7" w:rsidRPr="00702DF7" w:rsidDel="002251F3">
                <w:rPr>
                  <w:rFonts w:ascii="Times New Roman" w:hAnsi="Times New Roman"/>
                  <w:b/>
                  <w:sz w:val="24"/>
                  <w:szCs w:val="24"/>
                  <w:lang w:val="id-ID"/>
                </w:rPr>
                <w:delText xml:space="preserve"> </w:delText>
              </w:r>
            </w:del>
            <w:r w:rsidR="00702DF7" w:rsidRPr="00702DF7">
              <w:rPr>
                <w:rFonts w:ascii="Times New Roman" w:hAnsi="Times New Roman"/>
                <w:b/>
                <w:sz w:val="24"/>
                <w:szCs w:val="24"/>
                <w:lang w:val="id-ID"/>
              </w:rPr>
              <w:t>2</w:t>
            </w:r>
            <w:ins w:id="1303" w:author="Author">
              <w:r>
                <w:rPr>
                  <w:rFonts w:ascii="Times New Roman" w:hAnsi="Times New Roman"/>
                  <w:b/>
                  <w:sz w:val="24"/>
                  <w:szCs w:val="24"/>
                </w:rPr>
                <w:t>025</w:t>
              </w:r>
            </w:ins>
            <w:del w:id="1304" w:author="Author">
              <w:r w:rsidR="00702DF7" w:rsidRPr="00702DF7" w:rsidDel="002251F3">
                <w:rPr>
                  <w:rFonts w:ascii="Times New Roman" w:hAnsi="Times New Roman"/>
                  <w:b/>
                  <w:sz w:val="24"/>
                  <w:szCs w:val="24"/>
                  <w:lang w:val="id-ID"/>
                </w:rPr>
                <w:delText>0</w:delText>
              </w:r>
              <w:r w:rsidR="00702DF7" w:rsidRPr="00702DF7" w:rsidDel="002251F3">
                <w:rPr>
                  <w:rFonts w:ascii="Times New Roman" w:hAnsi="Times New Roman"/>
                  <w:b/>
                  <w:sz w:val="24"/>
                  <w:szCs w:val="24"/>
                </w:rPr>
                <w:delText xml:space="preserve"> </w:delText>
              </w:r>
              <w:r w:rsidR="00702DF7" w:rsidRPr="00702DF7" w:rsidDel="002251F3">
                <w:rPr>
                  <w:rFonts w:ascii="Times New Roman" w:hAnsi="Times New Roman"/>
                  <w:sz w:val="24"/>
                  <w:szCs w:val="24"/>
                  <w:lang w:val="id-ID"/>
                </w:rPr>
                <w:delText>.</w:delText>
              </w:r>
              <w:r w:rsidR="00702DF7" w:rsidRPr="00702DF7" w:rsidDel="002251F3">
                <w:rPr>
                  <w:rFonts w:ascii="Times New Roman" w:hAnsi="Times New Roman"/>
                  <w:sz w:val="24"/>
                  <w:szCs w:val="24"/>
                </w:rPr>
                <w:delText>..</w:delText>
              </w:r>
              <w:r w:rsidR="00702DF7" w:rsidRPr="00702DF7" w:rsidDel="002251F3">
                <w:rPr>
                  <w:rFonts w:ascii="Times New Roman" w:hAnsi="Times New Roman"/>
                  <w:sz w:val="24"/>
                  <w:szCs w:val="24"/>
                  <w:lang w:val="id-ID"/>
                </w:rPr>
                <w:delText>..</w:delText>
              </w:r>
            </w:del>
          </w:p>
          <w:p w14:paraId="53210080" w14:textId="77777777" w:rsidR="00D307AF" w:rsidRDefault="00702DF7">
            <w:pPr>
              <w:spacing w:before="60" w:after="60" w:line="240" w:lineRule="auto"/>
              <w:jc w:val="center"/>
              <w:rPr>
                <w:rFonts w:ascii="Times New Roman" w:hAnsi="Times New Roman"/>
                <w:b/>
                <w:sz w:val="24"/>
                <w:szCs w:val="24"/>
                <w:lang w:val="id-ID"/>
              </w:rPr>
            </w:pPr>
            <w:r w:rsidRPr="00702DF7">
              <w:rPr>
                <w:rFonts w:ascii="Times New Roman" w:hAnsi="Times New Roman"/>
                <w:b/>
                <w:sz w:val="24"/>
                <w:szCs w:val="24"/>
                <w:lang w:val="id-ID"/>
              </w:rPr>
              <w:t xml:space="preserve">Guru </w:t>
            </w:r>
            <w:r w:rsidRPr="00702DF7">
              <w:rPr>
                <w:rFonts w:ascii="Times New Roman" w:hAnsi="Times New Roman"/>
                <w:b/>
                <w:sz w:val="24"/>
                <w:szCs w:val="24"/>
              </w:rPr>
              <w:t>Mata Pelajaran</w:t>
            </w:r>
          </w:p>
          <w:p w14:paraId="341D1647" w14:textId="77777777" w:rsidR="00D307AF" w:rsidRDefault="00D307AF">
            <w:pPr>
              <w:spacing w:before="60" w:after="60" w:line="240" w:lineRule="auto"/>
              <w:jc w:val="center"/>
              <w:rPr>
                <w:rFonts w:ascii="Times New Roman" w:hAnsi="Times New Roman"/>
                <w:b/>
                <w:sz w:val="24"/>
                <w:szCs w:val="24"/>
                <w:lang w:val="en-ID"/>
              </w:rPr>
            </w:pPr>
          </w:p>
          <w:p w14:paraId="5AEC6B39" w14:textId="6783B0F0" w:rsidR="00D307AF" w:rsidRDefault="00D307AF">
            <w:pPr>
              <w:spacing w:before="60" w:after="60" w:line="240" w:lineRule="auto"/>
              <w:jc w:val="center"/>
              <w:rPr>
                <w:ins w:id="1305" w:author="Author"/>
                <w:rFonts w:ascii="Times New Roman" w:hAnsi="Times New Roman"/>
                <w:b/>
                <w:sz w:val="24"/>
                <w:szCs w:val="24"/>
                <w:lang w:val="en-ID"/>
              </w:rPr>
            </w:pPr>
          </w:p>
          <w:p w14:paraId="4227C778" w14:textId="77777777" w:rsidR="002251F3" w:rsidRDefault="002251F3">
            <w:pPr>
              <w:spacing w:before="60" w:after="60" w:line="240" w:lineRule="auto"/>
              <w:jc w:val="center"/>
              <w:rPr>
                <w:rFonts w:ascii="Times New Roman" w:hAnsi="Times New Roman"/>
                <w:b/>
                <w:sz w:val="24"/>
                <w:szCs w:val="24"/>
                <w:lang w:val="en-ID"/>
              </w:rPr>
            </w:pPr>
          </w:p>
          <w:p w14:paraId="3ADA43D9" w14:textId="0B5ED4D5" w:rsidR="00D307AF" w:rsidDel="002251F3" w:rsidRDefault="002251F3" w:rsidP="002251F3">
            <w:pPr>
              <w:spacing w:before="60" w:after="60" w:line="240" w:lineRule="auto"/>
              <w:jc w:val="center"/>
              <w:rPr>
                <w:del w:id="1306" w:author="Author"/>
                <w:rFonts w:ascii="Times New Roman" w:hAnsi="Times New Roman"/>
                <w:sz w:val="24"/>
                <w:szCs w:val="24"/>
                <w:u w:val="single"/>
                <w:lang w:val="en-ID"/>
              </w:rPr>
            </w:pPr>
            <w:ins w:id="1307" w:author="Author">
              <w:r>
                <w:rPr>
                  <w:rFonts w:ascii="Times New Roman" w:hAnsi="Times New Roman"/>
                  <w:b/>
                  <w:sz w:val="24"/>
                  <w:szCs w:val="24"/>
                  <w:lang w:val="fi-FI"/>
                </w:rPr>
                <w:t>Lia Anggraini, S.Pd</w:t>
              </w:r>
            </w:ins>
            <w:del w:id="1308" w:author="Author">
              <w:r w:rsidR="00702DF7" w:rsidRPr="00702DF7" w:rsidDel="002251F3">
                <w:rPr>
                  <w:rFonts w:ascii="Times New Roman" w:hAnsi="Times New Roman"/>
                  <w:bCs/>
                  <w:sz w:val="24"/>
                  <w:szCs w:val="24"/>
                  <w:u w:val="single"/>
                  <w:lang w:val="id-ID"/>
                </w:rPr>
                <w:delText>(…………………</w:delText>
              </w:r>
              <w:r w:rsidR="00702DF7" w:rsidRPr="00702DF7" w:rsidDel="002251F3">
                <w:rPr>
                  <w:rFonts w:ascii="Times New Roman" w:hAnsi="Times New Roman"/>
                  <w:bCs/>
                  <w:sz w:val="24"/>
                  <w:szCs w:val="24"/>
                  <w:u w:val="single"/>
                </w:rPr>
                <w:delText>…………</w:delText>
              </w:r>
              <w:r w:rsidR="00702DF7" w:rsidRPr="00702DF7" w:rsidDel="002251F3">
                <w:rPr>
                  <w:rFonts w:ascii="Times New Roman" w:hAnsi="Times New Roman"/>
                  <w:bCs/>
                  <w:sz w:val="24"/>
                  <w:szCs w:val="24"/>
                  <w:u w:val="single"/>
                  <w:lang w:val="id-ID"/>
                </w:rPr>
                <w:delText>……..)</w:delText>
              </w:r>
            </w:del>
          </w:p>
          <w:p w14:paraId="6269A303" w14:textId="77777777" w:rsidR="00D307AF" w:rsidRDefault="00702DF7" w:rsidP="002251F3">
            <w:pPr>
              <w:spacing w:before="60" w:after="60" w:line="240" w:lineRule="auto"/>
              <w:jc w:val="center"/>
              <w:rPr>
                <w:rFonts w:ascii="Times New Roman" w:hAnsi="Times New Roman"/>
                <w:b/>
                <w:sz w:val="24"/>
                <w:szCs w:val="24"/>
              </w:rPr>
              <w:pPrChange w:id="1309" w:author="Author">
                <w:pPr>
                  <w:spacing w:before="60" w:after="60" w:line="240" w:lineRule="auto"/>
                </w:pPr>
              </w:pPrChange>
            </w:pPr>
            <w:del w:id="1310" w:author="Author">
              <w:r w:rsidRPr="00702DF7" w:rsidDel="002251F3">
                <w:rPr>
                  <w:rFonts w:ascii="Times New Roman" w:hAnsi="Times New Roman"/>
                  <w:b/>
                  <w:bCs/>
                  <w:sz w:val="24"/>
                  <w:szCs w:val="24"/>
                  <w:lang w:val="fi-FI"/>
                </w:rPr>
                <w:delText xml:space="preserve">  NIP. </w:delText>
              </w:r>
              <w:r w:rsidRPr="00702DF7" w:rsidDel="002251F3">
                <w:rPr>
                  <w:rFonts w:ascii="Times New Roman" w:hAnsi="Times New Roman"/>
                  <w:bCs/>
                  <w:sz w:val="24"/>
                  <w:szCs w:val="24"/>
                  <w:lang w:val="fi-FI"/>
                </w:rPr>
                <w:delText>........................................</w:delText>
              </w:r>
            </w:del>
          </w:p>
        </w:tc>
      </w:tr>
    </w:tbl>
    <w:p w14:paraId="4ACB2E25" w14:textId="77777777" w:rsidR="000B74D1" w:rsidRDefault="000B74D1">
      <w:pPr>
        <w:spacing w:before="60" w:after="60" w:line="240" w:lineRule="auto"/>
        <w:jc w:val="both"/>
        <w:rPr>
          <w:rFonts w:ascii="Times New Roman" w:hAnsi="Times New Roman"/>
          <w:sz w:val="24"/>
          <w:szCs w:val="24"/>
        </w:rPr>
      </w:pPr>
    </w:p>
    <w:sectPr w:rsidR="000B74D1" w:rsidSect="00D26CFE">
      <w:pgSz w:w="16840" w:h="11907" w:orient="landscape" w:code="9"/>
      <w:pgMar w:top="1418" w:right="1134" w:bottom="141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5E43E3" w14:textId="77777777" w:rsidR="00E20D63" w:rsidRDefault="00E20D63">
      <w:pPr>
        <w:spacing w:after="0" w:line="240" w:lineRule="auto"/>
      </w:pPr>
      <w:r>
        <w:separator/>
      </w:r>
    </w:p>
  </w:endnote>
  <w:endnote w:type="continuationSeparator" w:id="0">
    <w:p w14:paraId="0FE3D8AE" w14:textId="77777777" w:rsidR="00E20D63" w:rsidRDefault="00E20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MS Minchofalt">
    <w:altName w:val="MS Gothic"/>
    <w:panose1 w:val="00000000000000000000"/>
    <w:charset w:val="80"/>
    <w:family w:val="moder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altName w:val="Times New Roman"/>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97A0B7" w14:textId="77777777" w:rsidR="00E20D63" w:rsidRDefault="00E20D63">
      <w:pPr>
        <w:spacing w:after="0" w:line="240" w:lineRule="auto"/>
      </w:pPr>
      <w:r>
        <w:separator/>
      </w:r>
    </w:p>
  </w:footnote>
  <w:footnote w:type="continuationSeparator" w:id="0">
    <w:p w14:paraId="1C009856" w14:textId="77777777" w:rsidR="00E20D63" w:rsidRDefault="00E20D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55813F8"/>
    <w:multiLevelType w:val="hybridMultilevel"/>
    <w:tmpl w:val="B638227A"/>
    <w:lvl w:ilvl="0" w:tplc="04090005">
      <w:start w:val="1"/>
      <w:numFmt w:val="bullet"/>
      <w:lvlText w:val=""/>
      <w:lvlJc w:val="left"/>
      <w:pPr>
        <w:ind w:left="1146" w:hanging="360"/>
      </w:pPr>
      <w:rPr>
        <w:rFonts w:ascii="Wingdings" w:hAnsi="Wingdings" w:hint="default"/>
      </w:rPr>
    </w:lvl>
    <w:lvl w:ilvl="1" w:tplc="FC9A6CD4">
      <w:numFmt w:val="bullet"/>
      <w:lvlText w:val="-"/>
      <w:lvlJc w:val="left"/>
      <w:pPr>
        <w:ind w:left="1866" w:hanging="360"/>
      </w:pPr>
      <w:rPr>
        <w:rFonts w:ascii="Times New Roman" w:eastAsiaTheme="minorHAnsi" w:hAnsi="Times New Roman" w:cs="Times New Roman"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182E6388"/>
    <w:multiLevelType w:val="hybridMultilevel"/>
    <w:tmpl w:val="39526D02"/>
    <w:lvl w:ilvl="0" w:tplc="30080446">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4" w15:restartNumberingAfterBreak="0">
    <w:nsid w:val="353A31FE"/>
    <w:multiLevelType w:val="hybridMultilevel"/>
    <w:tmpl w:val="FCFCF1E8"/>
    <w:lvl w:ilvl="0" w:tplc="04090005">
      <w:start w:val="1"/>
      <w:numFmt w:val="bullet"/>
      <w:lvlText w:val=""/>
      <w:lvlJc w:val="left"/>
      <w:pPr>
        <w:ind w:left="1146" w:hanging="360"/>
      </w:pPr>
      <w:rPr>
        <w:rFonts w:ascii="Wingdings" w:hAnsi="Wingdings" w:hint="default"/>
      </w:rPr>
    </w:lvl>
    <w:lvl w:ilvl="1" w:tplc="D2B030BE">
      <w:numFmt w:val="bullet"/>
      <w:lvlText w:val="•"/>
      <w:lvlJc w:val="left"/>
      <w:pPr>
        <w:ind w:left="1866" w:hanging="360"/>
      </w:pPr>
      <w:rPr>
        <w:rFonts w:ascii="Times New Roman" w:eastAsiaTheme="minorHAnsi" w:hAnsi="Times New Roman" w:cs="Times New Roman"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A3B217D"/>
    <w:multiLevelType w:val="hybridMultilevel"/>
    <w:tmpl w:val="D504A84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536495B"/>
    <w:multiLevelType w:val="hybridMultilevel"/>
    <w:tmpl w:val="4DAE5D10"/>
    <w:lvl w:ilvl="0" w:tplc="914ECA4C">
      <w:start w:val="1"/>
      <w:numFmt w:val="bullet"/>
      <w:lvlText w:val=""/>
      <w:lvlJc w:val="left"/>
      <w:pPr>
        <w:ind w:left="720" w:hanging="360"/>
      </w:pPr>
      <w:rPr>
        <w:rFonts w:ascii="Wingdings" w:hAnsi="Wingdings"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69C61E9"/>
    <w:multiLevelType w:val="hybridMultilevel"/>
    <w:tmpl w:val="675A6584"/>
    <w:lvl w:ilvl="0" w:tplc="04090005">
      <w:start w:val="1"/>
      <w:numFmt w:val="bullet"/>
      <w:lvlText w:val=""/>
      <w:lvlJc w:val="left"/>
      <w:pPr>
        <w:ind w:left="1146" w:hanging="360"/>
      </w:pPr>
      <w:rPr>
        <w:rFonts w:ascii="Wingdings" w:hAnsi="Wingdings"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7C7900E1"/>
    <w:multiLevelType w:val="hybridMultilevel"/>
    <w:tmpl w:val="46742958"/>
    <w:lvl w:ilvl="0" w:tplc="04210005">
      <w:start w:val="1"/>
      <w:numFmt w:val="bullet"/>
      <w:lvlText w:val=""/>
      <w:lvlJc w:val="left"/>
      <w:pPr>
        <w:ind w:left="720" w:hanging="360"/>
      </w:pPr>
      <w:rPr>
        <w:rFonts w:ascii="Wingdings" w:hAnsi="Wingdings" w:hint="default"/>
      </w:rPr>
    </w:lvl>
    <w:lvl w:ilvl="1" w:tplc="A1641AC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
  </w:num>
  <w:num w:numId="4">
    <w:abstractNumId w:val="0"/>
  </w:num>
  <w:num w:numId="5">
    <w:abstractNumId w:val="2"/>
  </w:num>
  <w:num w:numId="6">
    <w:abstractNumId w:val="6"/>
  </w:num>
  <w:num w:numId="7">
    <w:abstractNumId w:val="7"/>
  </w:num>
  <w:num w:numId="8">
    <w:abstractNumId w:val="1"/>
  </w:num>
  <w:num w:numId="9">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hideSpellingErrors/>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1EC8"/>
    <w:rsid w:val="0000157E"/>
    <w:rsid w:val="00006D6F"/>
    <w:rsid w:val="0001092E"/>
    <w:rsid w:val="0001256E"/>
    <w:rsid w:val="00016446"/>
    <w:rsid w:val="00017F17"/>
    <w:rsid w:val="0002149A"/>
    <w:rsid w:val="00021745"/>
    <w:rsid w:val="000223CD"/>
    <w:rsid w:val="00022D84"/>
    <w:rsid w:val="000237C0"/>
    <w:rsid w:val="00033338"/>
    <w:rsid w:val="00036829"/>
    <w:rsid w:val="00040CF2"/>
    <w:rsid w:val="000433F1"/>
    <w:rsid w:val="00045901"/>
    <w:rsid w:val="00047F94"/>
    <w:rsid w:val="0005199E"/>
    <w:rsid w:val="000570CA"/>
    <w:rsid w:val="00057EDA"/>
    <w:rsid w:val="000604F0"/>
    <w:rsid w:val="0006289D"/>
    <w:rsid w:val="00063543"/>
    <w:rsid w:val="00064069"/>
    <w:rsid w:val="00071851"/>
    <w:rsid w:val="00071947"/>
    <w:rsid w:val="00071D2B"/>
    <w:rsid w:val="000765B3"/>
    <w:rsid w:val="000821B5"/>
    <w:rsid w:val="00082EC7"/>
    <w:rsid w:val="00087B26"/>
    <w:rsid w:val="00090294"/>
    <w:rsid w:val="000940BC"/>
    <w:rsid w:val="00094101"/>
    <w:rsid w:val="0009422F"/>
    <w:rsid w:val="00095DF3"/>
    <w:rsid w:val="000A3486"/>
    <w:rsid w:val="000A3ADE"/>
    <w:rsid w:val="000A4F40"/>
    <w:rsid w:val="000A52D8"/>
    <w:rsid w:val="000A5B92"/>
    <w:rsid w:val="000B0CBD"/>
    <w:rsid w:val="000B39E8"/>
    <w:rsid w:val="000B638B"/>
    <w:rsid w:val="000B74D1"/>
    <w:rsid w:val="000C0D16"/>
    <w:rsid w:val="000C44D8"/>
    <w:rsid w:val="000C4779"/>
    <w:rsid w:val="000C5875"/>
    <w:rsid w:val="000C69A8"/>
    <w:rsid w:val="000C7CEA"/>
    <w:rsid w:val="000D08AD"/>
    <w:rsid w:val="000D364D"/>
    <w:rsid w:val="000D3902"/>
    <w:rsid w:val="000D4922"/>
    <w:rsid w:val="000D76FF"/>
    <w:rsid w:val="000D7E7B"/>
    <w:rsid w:val="000E24F5"/>
    <w:rsid w:val="000E265E"/>
    <w:rsid w:val="000E2980"/>
    <w:rsid w:val="000E2A50"/>
    <w:rsid w:val="000E2AFE"/>
    <w:rsid w:val="000E4E5A"/>
    <w:rsid w:val="000E5E14"/>
    <w:rsid w:val="000E6727"/>
    <w:rsid w:val="000E6BDE"/>
    <w:rsid w:val="000E6C2F"/>
    <w:rsid w:val="000F2397"/>
    <w:rsid w:val="000F3D56"/>
    <w:rsid w:val="000F7545"/>
    <w:rsid w:val="00100C33"/>
    <w:rsid w:val="00102D94"/>
    <w:rsid w:val="00102FBC"/>
    <w:rsid w:val="00104650"/>
    <w:rsid w:val="00105064"/>
    <w:rsid w:val="00105212"/>
    <w:rsid w:val="00106B63"/>
    <w:rsid w:val="00110ADD"/>
    <w:rsid w:val="00113455"/>
    <w:rsid w:val="00113696"/>
    <w:rsid w:val="00115148"/>
    <w:rsid w:val="0011685E"/>
    <w:rsid w:val="00116E8A"/>
    <w:rsid w:val="001206C3"/>
    <w:rsid w:val="00122E7F"/>
    <w:rsid w:val="001260B1"/>
    <w:rsid w:val="00126B40"/>
    <w:rsid w:val="00132609"/>
    <w:rsid w:val="001327F1"/>
    <w:rsid w:val="00134562"/>
    <w:rsid w:val="0013534E"/>
    <w:rsid w:val="00135D08"/>
    <w:rsid w:val="00136DCC"/>
    <w:rsid w:val="00140971"/>
    <w:rsid w:val="00140A24"/>
    <w:rsid w:val="00145031"/>
    <w:rsid w:val="001451AA"/>
    <w:rsid w:val="001452DE"/>
    <w:rsid w:val="001478BF"/>
    <w:rsid w:val="00147B8B"/>
    <w:rsid w:val="00150C79"/>
    <w:rsid w:val="00155DE9"/>
    <w:rsid w:val="0015617F"/>
    <w:rsid w:val="00163D5B"/>
    <w:rsid w:val="00166A74"/>
    <w:rsid w:val="00166F0F"/>
    <w:rsid w:val="001677AA"/>
    <w:rsid w:val="00171709"/>
    <w:rsid w:val="00171B2A"/>
    <w:rsid w:val="00175DC6"/>
    <w:rsid w:val="00182899"/>
    <w:rsid w:val="00182C36"/>
    <w:rsid w:val="001846DD"/>
    <w:rsid w:val="00185246"/>
    <w:rsid w:val="00191413"/>
    <w:rsid w:val="001915D6"/>
    <w:rsid w:val="00193FE2"/>
    <w:rsid w:val="00197FF7"/>
    <w:rsid w:val="001A11B3"/>
    <w:rsid w:val="001A5048"/>
    <w:rsid w:val="001A7D83"/>
    <w:rsid w:val="001B231F"/>
    <w:rsid w:val="001B68F4"/>
    <w:rsid w:val="001B7678"/>
    <w:rsid w:val="001C3A7A"/>
    <w:rsid w:val="001C601A"/>
    <w:rsid w:val="001C747C"/>
    <w:rsid w:val="001D0445"/>
    <w:rsid w:val="001D29D3"/>
    <w:rsid w:val="001D4248"/>
    <w:rsid w:val="001D530B"/>
    <w:rsid w:val="001D5858"/>
    <w:rsid w:val="001D5D34"/>
    <w:rsid w:val="001D7561"/>
    <w:rsid w:val="001D78A5"/>
    <w:rsid w:val="001D78E7"/>
    <w:rsid w:val="001E0E10"/>
    <w:rsid w:val="001E2662"/>
    <w:rsid w:val="001E29D2"/>
    <w:rsid w:val="001E4985"/>
    <w:rsid w:val="001E574E"/>
    <w:rsid w:val="001E6BC2"/>
    <w:rsid w:val="001E6FC0"/>
    <w:rsid w:val="001E7890"/>
    <w:rsid w:val="001F112C"/>
    <w:rsid w:val="001F3C98"/>
    <w:rsid w:val="001F58F2"/>
    <w:rsid w:val="001F6C81"/>
    <w:rsid w:val="001F76AC"/>
    <w:rsid w:val="0020004C"/>
    <w:rsid w:val="00210178"/>
    <w:rsid w:val="00211EBA"/>
    <w:rsid w:val="002147CC"/>
    <w:rsid w:val="00216EC1"/>
    <w:rsid w:val="00221DF1"/>
    <w:rsid w:val="002251F3"/>
    <w:rsid w:val="00226C7F"/>
    <w:rsid w:val="00227088"/>
    <w:rsid w:val="00233D2F"/>
    <w:rsid w:val="00234E6F"/>
    <w:rsid w:val="00241064"/>
    <w:rsid w:val="00241AA6"/>
    <w:rsid w:val="00246474"/>
    <w:rsid w:val="00247347"/>
    <w:rsid w:val="002508E9"/>
    <w:rsid w:val="002522C9"/>
    <w:rsid w:val="00255E4B"/>
    <w:rsid w:val="0025745C"/>
    <w:rsid w:val="002575F6"/>
    <w:rsid w:val="00263BE9"/>
    <w:rsid w:val="00264DE3"/>
    <w:rsid w:val="0026537C"/>
    <w:rsid w:val="0026586B"/>
    <w:rsid w:val="00267011"/>
    <w:rsid w:val="00270313"/>
    <w:rsid w:val="00271C40"/>
    <w:rsid w:val="00276922"/>
    <w:rsid w:val="00277707"/>
    <w:rsid w:val="00277C83"/>
    <w:rsid w:val="00282217"/>
    <w:rsid w:val="00285CBF"/>
    <w:rsid w:val="002879F9"/>
    <w:rsid w:val="002903AB"/>
    <w:rsid w:val="00290DFB"/>
    <w:rsid w:val="00291681"/>
    <w:rsid w:val="00292E6A"/>
    <w:rsid w:val="00296E57"/>
    <w:rsid w:val="0029728A"/>
    <w:rsid w:val="002A3620"/>
    <w:rsid w:val="002A3C43"/>
    <w:rsid w:val="002A5307"/>
    <w:rsid w:val="002A687B"/>
    <w:rsid w:val="002B22A3"/>
    <w:rsid w:val="002B37D1"/>
    <w:rsid w:val="002C1E63"/>
    <w:rsid w:val="002C321B"/>
    <w:rsid w:val="002C5905"/>
    <w:rsid w:val="002C5C39"/>
    <w:rsid w:val="002C614C"/>
    <w:rsid w:val="002D193C"/>
    <w:rsid w:val="002D5043"/>
    <w:rsid w:val="002D7DF1"/>
    <w:rsid w:val="002E0180"/>
    <w:rsid w:val="002E495B"/>
    <w:rsid w:val="002E70EC"/>
    <w:rsid w:val="002E7219"/>
    <w:rsid w:val="002E78F0"/>
    <w:rsid w:val="002E7EBC"/>
    <w:rsid w:val="002F3064"/>
    <w:rsid w:val="002F4300"/>
    <w:rsid w:val="002F47A9"/>
    <w:rsid w:val="002F5621"/>
    <w:rsid w:val="00302008"/>
    <w:rsid w:val="00303516"/>
    <w:rsid w:val="00304271"/>
    <w:rsid w:val="00305007"/>
    <w:rsid w:val="0030750A"/>
    <w:rsid w:val="00307CCC"/>
    <w:rsid w:val="003104E6"/>
    <w:rsid w:val="00311211"/>
    <w:rsid w:val="00314D03"/>
    <w:rsid w:val="0031506E"/>
    <w:rsid w:val="00315D39"/>
    <w:rsid w:val="00316558"/>
    <w:rsid w:val="00326B57"/>
    <w:rsid w:val="003358BF"/>
    <w:rsid w:val="003445CD"/>
    <w:rsid w:val="00350F0F"/>
    <w:rsid w:val="003678C7"/>
    <w:rsid w:val="00370CD2"/>
    <w:rsid w:val="00371A67"/>
    <w:rsid w:val="0037245B"/>
    <w:rsid w:val="0037358D"/>
    <w:rsid w:val="00373EB5"/>
    <w:rsid w:val="0037493F"/>
    <w:rsid w:val="0037522C"/>
    <w:rsid w:val="00375DA4"/>
    <w:rsid w:val="003809B3"/>
    <w:rsid w:val="00381214"/>
    <w:rsid w:val="00381870"/>
    <w:rsid w:val="00381F54"/>
    <w:rsid w:val="0038300E"/>
    <w:rsid w:val="003865B6"/>
    <w:rsid w:val="00387119"/>
    <w:rsid w:val="00387D21"/>
    <w:rsid w:val="00390010"/>
    <w:rsid w:val="00391874"/>
    <w:rsid w:val="0039400E"/>
    <w:rsid w:val="00396D60"/>
    <w:rsid w:val="00397960"/>
    <w:rsid w:val="003A17FE"/>
    <w:rsid w:val="003A7119"/>
    <w:rsid w:val="003B257B"/>
    <w:rsid w:val="003C2B7B"/>
    <w:rsid w:val="003C760B"/>
    <w:rsid w:val="003D0510"/>
    <w:rsid w:val="003D5437"/>
    <w:rsid w:val="003D6032"/>
    <w:rsid w:val="003D7FAC"/>
    <w:rsid w:val="003D7FE5"/>
    <w:rsid w:val="003E23F0"/>
    <w:rsid w:val="003E2905"/>
    <w:rsid w:val="003E331E"/>
    <w:rsid w:val="003E5605"/>
    <w:rsid w:val="003E7226"/>
    <w:rsid w:val="003E7852"/>
    <w:rsid w:val="003F04FA"/>
    <w:rsid w:val="004009D4"/>
    <w:rsid w:val="00400DE3"/>
    <w:rsid w:val="00403FF7"/>
    <w:rsid w:val="0041105C"/>
    <w:rsid w:val="0041470D"/>
    <w:rsid w:val="00415EE9"/>
    <w:rsid w:val="004229BA"/>
    <w:rsid w:val="00424BB2"/>
    <w:rsid w:val="00425A19"/>
    <w:rsid w:val="00430D34"/>
    <w:rsid w:val="00430E29"/>
    <w:rsid w:val="00432045"/>
    <w:rsid w:val="00434D2D"/>
    <w:rsid w:val="00437E0F"/>
    <w:rsid w:val="004410D3"/>
    <w:rsid w:val="004429D8"/>
    <w:rsid w:val="00447004"/>
    <w:rsid w:val="00447EDC"/>
    <w:rsid w:val="00451272"/>
    <w:rsid w:val="00456EC4"/>
    <w:rsid w:val="0046122F"/>
    <w:rsid w:val="00462B3C"/>
    <w:rsid w:val="0046778A"/>
    <w:rsid w:val="004746FB"/>
    <w:rsid w:val="004826EF"/>
    <w:rsid w:val="004834AA"/>
    <w:rsid w:val="00483C7A"/>
    <w:rsid w:val="00485378"/>
    <w:rsid w:val="00486472"/>
    <w:rsid w:val="004872A8"/>
    <w:rsid w:val="00487AAE"/>
    <w:rsid w:val="00492C08"/>
    <w:rsid w:val="004933BB"/>
    <w:rsid w:val="004960A6"/>
    <w:rsid w:val="00497E78"/>
    <w:rsid w:val="004A2EDD"/>
    <w:rsid w:val="004A450A"/>
    <w:rsid w:val="004A4625"/>
    <w:rsid w:val="004A62EF"/>
    <w:rsid w:val="004A6D26"/>
    <w:rsid w:val="004B06C2"/>
    <w:rsid w:val="004B0711"/>
    <w:rsid w:val="004B1F68"/>
    <w:rsid w:val="004B210C"/>
    <w:rsid w:val="004B25C5"/>
    <w:rsid w:val="004B4D58"/>
    <w:rsid w:val="004B634B"/>
    <w:rsid w:val="004B7C25"/>
    <w:rsid w:val="004C19A2"/>
    <w:rsid w:val="004C21F9"/>
    <w:rsid w:val="004C301F"/>
    <w:rsid w:val="004C35A3"/>
    <w:rsid w:val="004C4F07"/>
    <w:rsid w:val="004C62E5"/>
    <w:rsid w:val="004D1EC8"/>
    <w:rsid w:val="004D45CD"/>
    <w:rsid w:val="004D62A7"/>
    <w:rsid w:val="004D674D"/>
    <w:rsid w:val="004D6A09"/>
    <w:rsid w:val="004E451A"/>
    <w:rsid w:val="004E6F08"/>
    <w:rsid w:val="004F1D3C"/>
    <w:rsid w:val="004F32A6"/>
    <w:rsid w:val="004F4019"/>
    <w:rsid w:val="004F60CB"/>
    <w:rsid w:val="004F6B38"/>
    <w:rsid w:val="004F6E45"/>
    <w:rsid w:val="004F7050"/>
    <w:rsid w:val="00500C7B"/>
    <w:rsid w:val="00500F0E"/>
    <w:rsid w:val="00504E71"/>
    <w:rsid w:val="00505015"/>
    <w:rsid w:val="00505428"/>
    <w:rsid w:val="00506B2A"/>
    <w:rsid w:val="00507512"/>
    <w:rsid w:val="00511A4C"/>
    <w:rsid w:val="0051303A"/>
    <w:rsid w:val="00514F9E"/>
    <w:rsid w:val="00516E31"/>
    <w:rsid w:val="00521019"/>
    <w:rsid w:val="00521B30"/>
    <w:rsid w:val="00521BA1"/>
    <w:rsid w:val="0052200C"/>
    <w:rsid w:val="00525761"/>
    <w:rsid w:val="00525C1A"/>
    <w:rsid w:val="005261BB"/>
    <w:rsid w:val="00532D62"/>
    <w:rsid w:val="005348F1"/>
    <w:rsid w:val="005359BE"/>
    <w:rsid w:val="00541B93"/>
    <w:rsid w:val="005446E1"/>
    <w:rsid w:val="005524DF"/>
    <w:rsid w:val="00560C71"/>
    <w:rsid w:val="00564082"/>
    <w:rsid w:val="00564DE1"/>
    <w:rsid w:val="00566F2C"/>
    <w:rsid w:val="00573390"/>
    <w:rsid w:val="0057368F"/>
    <w:rsid w:val="005801A6"/>
    <w:rsid w:val="00580EDB"/>
    <w:rsid w:val="0058309D"/>
    <w:rsid w:val="00586485"/>
    <w:rsid w:val="0059219B"/>
    <w:rsid w:val="00592932"/>
    <w:rsid w:val="00595368"/>
    <w:rsid w:val="005954F9"/>
    <w:rsid w:val="005A38BD"/>
    <w:rsid w:val="005A5E6A"/>
    <w:rsid w:val="005B0C64"/>
    <w:rsid w:val="005B2363"/>
    <w:rsid w:val="005B2613"/>
    <w:rsid w:val="005B4293"/>
    <w:rsid w:val="005C1EA8"/>
    <w:rsid w:val="005C3BF3"/>
    <w:rsid w:val="005C6BA8"/>
    <w:rsid w:val="005C72D6"/>
    <w:rsid w:val="005C750D"/>
    <w:rsid w:val="005D0EAA"/>
    <w:rsid w:val="005D102C"/>
    <w:rsid w:val="005D48BC"/>
    <w:rsid w:val="005D7D28"/>
    <w:rsid w:val="005E2014"/>
    <w:rsid w:val="005E5327"/>
    <w:rsid w:val="005E63C8"/>
    <w:rsid w:val="005E70A0"/>
    <w:rsid w:val="005F1B51"/>
    <w:rsid w:val="005F6B13"/>
    <w:rsid w:val="0060074A"/>
    <w:rsid w:val="006025D9"/>
    <w:rsid w:val="00603C21"/>
    <w:rsid w:val="0060524A"/>
    <w:rsid w:val="006111F0"/>
    <w:rsid w:val="0061173D"/>
    <w:rsid w:val="006129B7"/>
    <w:rsid w:val="0061462C"/>
    <w:rsid w:val="0062038E"/>
    <w:rsid w:val="006225F5"/>
    <w:rsid w:val="00623CE6"/>
    <w:rsid w:val="00627266"/>
    <w:rsid w:val="006304F0"/>
    <w:rsid w:val="00630DB1"/>
    <w:rsid w:val="00630E79"/>
    <w:rsid w:val="00633E8A"/>
    <w:rsid w:val="00636641"/>
    <w:rsid w:val="00636E99"/>
    <w:rsid w:val="0063721E"/>
    <w:rsid w:val="00637821"/>
    <w:rsid w:val="00641F86"/>
    <w:rsid w:val="00643772"/>
    <w:rsid w:val="00645BCA"/>
    <w:rsid w:val="00646454"/>
    <w:rsid w:val="006465A1"/>
    <w:rsid w:val="00647C3C"/>
    <w:rsid w:val="0065221B"/>
    <w:rsid w:val="00653FDA"/>
    <w:rsid w:val="006545FC"/>
    <w:rsid w:val="0065664D"/>
    <w:rsid w:val="00660B98"/>
    <w:rsid w:val="006657E1"/>
    <w:rsid w:val="00666355"/>
    <w:rsid w:val="00670175"/>
    <w:rsid w:val="006714E7"/>
    <w:rsid w:val="00672CFE"/>
    <w:rsid w:val="0067382B"/>
    <w:rsid w:val="00673F46"/>
    <w:rsid w:val="00675CD3"/>
    <w:rsid w:val="006776EA"/>
    <w:rsid w:val="00680321"/>
    <w:rsid w:val="00682B55"/>
    <w:rsid w:val="00691FCB"/>
    <w:rsid w:val="006933E0"/>
    <w:rsid w:val="00695BC2"/>
    <w:rsid w:val="006A0323"/>
    <w:rsid w:val="006A07B0"/>
    <w:rsid w:val="006A40F5"/>
    <w:rsid w:val="006A4C9B"/>
    <w:rsid w:val="006B048B"/>
    <w:rsid w:val="006B4F0E"/>
    <w:rsid w:val="006B574C"/>
    <w:rsid w:val="006C1F01"/>
    <w:rsid w:val="006C5078"/>
    <w:rsid w:val="006C79B6"/>
    <w:rsid w:val="006C7D48"/>
    <w:rsid w:val="006D0EB1"/>
    <w:rsid w:val="006D1FF9"/>
    <w:rsid w:val="006D2292"/>
    <w:rsid w:val="006D665F"/>
    <w:rsid w:val="006E36C8"/>
    <w:rsid w:val="006E4FC7"/>
    <w:rsid w:val="006E6ED9"/>
    <w:rsid w:val="006E73F6"/>
    <w:rsid w:val="006F0A64"/>
    <w:rsid w:val="006F0D5F"/>
    <w:rsid w:val="006F3FEE"/>
    <w:rsid w:val="006F49EA"/>
    <w:rsid w:val="006F70F5"/>
    <w:rsid w:val="006F71DF"/>
    <w:rsid w:val="006F7F0F"/>
    <w:rsid w:val="00700793"/>
    <w:rsid w:val="00702A63"/>
    <w:rsid w:val="00702DF7"/>
    <w:rsid w:val="00703DB0"/>
    <w:rsid w:val="007044C1"/>
    <w:rsid w:val="007046D0"/>
    <w:rsid w:val="0070686F"/>
    <w:rsid w:val="00711789"/>
    <w:rsid w:val="007130EA"/>
    <w:rsid w:val="00713AFE"/>
    <w:rsid w:val="00713D83"/>
    <w:rsid w:val="00715456"/>
    <w:rsid w:val="00717393"/>
    <w:rsid w:val="00717605"/>
    <w:rsid w:val="00721B7D"/>
    <w:rsid w:val="00726B2E"/>
    <w:rsid w:val="007303E7"/>
    <w:rsid w:val="00731F8D"/>
    <w:rsid w:val="00733D93"/>
    <w:rsid w:val="00733F3C"/>
    <w:rsid w:val="0074012F"/>
    <w:rsid w:val="007416FC"/>
    <w:rsid w:val="00741F7E"/>
    <w:rsid w:val="007423DB"/>
    <w:rsid w:val="00743487"/>
    <w:rsid w:val="00744B9E"/>
    <w:rsid w:val="0074595D"/>
    <w:rsid w:val="00750BF2"/>
    <w:rsid w:val="00752859"/>
    <w:rsid w:val="0075331B"/>
    <w:rsid w:val="0076007D"/>
    <w:rsid w:val="00762B20"/>
    <w:rsid w:val="0076346E"/>
    <w:rsid w:val="00763A14"/>
    <w:rsid w:val="00766B1C"/>
    <w:rsid w:val="007679C9"/>
    <w:rsid w:val="00772A21"/>
    <w:rsid w:val="007740DC"/>
    <w:rsid w:val="00774785"/>
    <w:rsid w:val="00775420"/>
    <w:rsid w:val="007853A0"/>
    <w:rsid w:val="007854CE"/>
    <w:rsid w:val="00790435"/>
    <w:rsid w:val="007942F2"/>
    <w:rsid w:val="007944F7"/>
    <w:rsid w:val="00795CD7"/>
    <w:rsid w:val="00797941"/>
    <w:rsid w:val="00797976"/>
    <w:rsid w:val="007A0E06"/>
    <w:rsid w:val="007A1F6A"/>
    <w:rsid w:val="007A63A8"/>
    <w:rsid w:val="007B14C4"/>
    <w:rsid w:val="007B18FC"/>
    <w:rsid w:val="007B6ABB"/>
    <w:rsid w:val="007C1739"/>
    <w:rsid w:val="007C4FCF"/>
    <w:rsid w:val="007C57BC"/>
    <w:rsid w:val="007C66E7"/>
    <w:rsid w:val="007C6CC7"/>
    <w:rsid w:val="007C7AD7"/>
    <w:rsid w:val="007D1A40"/>
    <w:rsid w:val="007D3703"/>
    <w:rsid w:val="007E0D44"/>
    <w:rsid w:val="007E4C0A"/>
    <w:rsid w:val="007E5630"/>
    <w:rsid w:val="007F0FCC"/>
    <w:rsid w:val="007F140A"/>
    <w:rsid w:val="007F6C50"/>
    <w:rsid w:val="007F6F56"/>
    <w:rsid w:val="007F79C4"/>
    <w:rsid w:val="0080432C"/>
    <w:rsid w:val="00807782"/>
    <w:rsid w:val="00807C71"/>
    <w:rsid w:val="00807C93"/>
    <w:rsid w:val="00807CBF"/>
    <w:rsid w:val="008109C0"/>
    <w:rsid w:val="008110F2"/>
    <w:rsid w:val="00812396"/>
    <w:rsid w:val="008178BF"/>
    <w:rsid w:val="00822473"/>
    <w:rsid w:val="008271DF"/>
    <w:rsid w:val="00831954"/>
    <w:rsid w:val="00834314"/>
    <w:rsid w:val="00841A29"/>
    <w:rsid w:val="0084257E"/>
    <w:rsid w:val="00844C87"/>
    <w:rsid w:val="008469F7"/>
    <w:rsid w:val="0085099B"/>
    <w:rsid w:val="00854EE9"/>
    <w:rsid w:val="00857BF8"/>
    <w:rsid w:val="00863BA3"/>
    <w:rsid w:val="00864CC3"/>
    <w:rsid w:val="0087014F"/>
    <w:rsid w:val="00873D08"/>
    <w:rsid w:val="00874E2B"/>
    <w:rsid w:val="00876D55"/>
    <w:rsid w:val="00877AD5"/>
    <w:rsid w:val="00886AF7"/>
    <w:rsid w:val="0089046B"/>
    <w:rsid w:val="00893039"/>
    <w:rsid w:val="0089470E"/>
    <w:rsid w:val="0089475C"/>
    <w:rsid w:val="008962AD"/>
    <w:rsid w:val="00896E56"/>
    <w:rsid w:val="008A2478"/>
    <w:rsid w:val="008A2587"/>
    <w:rsid w:val="008A30A1"/>
    <w:rsid w:val="008A7455"/>
    <w:rsid w:val="008B074C"/>
    <w:rsid w:val="008B5A25"/>
    <w:rsid w:val="008B6CFB"/>
    <w:rsid w:val="008C04CF"/>
    <w:rsid w:val="008C3249"/>
    <w:rsid w:val="008C6972"/>
    <w:rsid w:val="008C713A"/>
    <w:rsid w:val="008D1516"/>
    <w:rsid w:val="008D4121"/>
    <w:rsid w:val="008D4B54"/>
    <w:rsid w:val="008D6AC1"/>
    <w:rsid w:val="008D7D12"/>
    <w:rsid w:val="008E1A5A"/>
    <w:rsid w:val="008E2C8F"/>
    <w:rsid w:val="008E2FD2"/>
    <w:rsid w:val="008E55A7"/>
    <w:rsid w:val="008E7164"/>
    <w:rsid w:val="008F0263"/>
    <w:rsid w:val="008F0F79"/>
    <w:rsid w:val="008F5D47"/>
    <w:rsid w:val="008F5EC0"/>
    <w:rsid w:val="008F653E"/>
    <w:rsid w:val="008F71C8"/>
    <w:rsid w:val="009008EF"/>
    <w:rsid w:val="0090240B"/>
    <w:rsid w:val="009038B5"/>
    <w:rsid w:val="00904F4D"/>
    <w:rsid w:val="00906756"/>
    <w:rsid w:val="009123C2"/>
    <w:rsid w:val="00914853"/>
    <w:rsid w:val="00915C9A"/>
    <w:rsid w:val="00922980"/>
    <w:rsid w:val="00923402"/>
    <w:rsid w:val="0093038D"/>
    <w:rsid w:val="00935CD7"/>
    <w:rsid w:val="00936EE5"/>
    <w:rsid w:val="00937A41"/>
    <w:rsid w:val="0094090E"/>
    <w:rsid w:val="00941292"/>
    <w:rsid w:val="0094145E"/>
    <w:rsid w:val="009476B7"/>
    <w:rsid w:val="009502AF"/>
    <w:rsid w:val="009565F5"/>
    <w:rsid w:val="00963211"/>
    <w:rsid w:val="00964CA9"/>
    <w:rsid w:val="00966AEF"/>
    <w:rsid w:val="009713F6"/>
    <w:rsid w:val="0097219B"/>
    <w:rsid w:val="00975782"/>
    <w:rsid w:val="009800F5"/>
    <w:rsid w:val="00980F50"/>
    <w:rsid w:val="00981C55"/>
    <w:rsid w:val="00982E88"/>
    <w:rsid w:val="00991198"/>
    <w:rsid w:val="00993D18"/>
    <w:rsid w:val="00993FFF"/>
    <w:rsid w:val="009A011D"/>
    <w:rsid w:val="009A22E8"/>
    <w:rsid w:val="009A2910"/>
    <w:rsid w:val="009A4898"/>
    <w:rsid w:val="009A52B7"/>
    <w:rsid w:val="009B00A4"/>
    <w:rsid w:val="009B336F"/>
    <w:rsid w:val="009B4502"/>
    <w:rsid w:val="009B4CAD"/>
    <w:rsid w:val="009B66FA"/>
    <w:rsid w:val="009B7552"/>
    <w:rsid w:val="009C3AB5"/>
    <w:rsid w:val="009C54F1"/>
    <w:rsid w:val="009D07E7"/>
    <w:rsid w:val="009D7B4D"/>
    <w:rsid w:val="009E0679"/>
    <w:rsid w:val="009E4230"/>
    <w:rsid w:val="009E5170"/>
    <w:rsid w:val="009E51B1"/>
    <w:rsid w:val="009E623B"/>
    <w:rsid w:val="009E79C7"/>
    <w:rsid w:val="009F0381"/>
    <w:rsid w:val="009F0D4F"/>
    <w:rsid w:val="009F152B"/>
    <w:rsid w:val="009F1730"/>
    <w:rsid w:val="009F31D2"/>
    <w:rsid w:val="009F4118"/>
    <w:rsid w:val="009F666A"/>
    <w:rsid w:val="009F695F"/>
    <w:rsid w:val="00A035AE"/>
    <w:rsid w:val="00A11063"/>
    <w:rsid w:val="00A122F3"/>
    <w:rsid w:val="00A13F2A"/>
    <w:rsid w:val="00A14708"/>
    <w:rsid w:val="00A164A3"/>
    <w:rsid w:val="00A1658A"/>
    <w:rsid w:val="00A16A8A"/>
    <w:rsid w:val="00A21004"/>
    <w:rsid w:val="00A21B55"/>
    <w:rsid w:val="00A23D7E"/>
    <w:rsid w:val="00A24225"/>
    <w:rsid w:val="00A25BAB"/>
    <w:rsid w:val="00A26657"/>
    <w:rsid w:val="00A273F0"/>
    <w:rsid w:val="00A303AF"/>
    <w:rsid w:val="00A32DAE"/>
    <w:rsid w:val="00A410A5"/>
    <w:rsid w:val="00A43B41"/>
    <w:rsid w:val="00A462AB"/>
    <w:rsid w:val="00A476E4"/>
    <w:rsid w:val="00A50FD4"/>
    <w:rsid w:val="00A51635"/>
    <w:rsid w:val="00A55A2C"/>
    <w:rsid w:val="00A56BAA"/>
    <w:rsid w:val="00A62E24"/>
    <w:rsid w:val="00A63389"/>
    <w:rsid w:val="00A64905"/>
    <w:rsid w:val="00A66E6C"/>
    <w:rsid w:val="00A721FE"/>
    <w:rsid w:val="00A73376"/>
    <w:rsid w:val="00A74EB8"/>
    <w:rsid w:val="00A7518F"/>
    <w:rsid w:val="00A753C9"/>
    <w:rsid w:val="00A77BD0"/>
    <w:rsid w:val="00A83C65"/>
    <w:rsid w:val="00A844FE"/>
    <w:rsid w:val="00A84DCB"/>
    <w:rsid w:val="00A84E1F"/>
    <w:rsid w:val="00A91B20"/>
    <w:rsid w:val="00AA1D70"/>
    <w:rsid w:val="00AA2938"/>
    <w:rsid w:val="00AA2ED1"/>
    <w:rsid w:val="00AA434D"/>
    <w:rsid w:val="00AA4660"/>
    <w:rsid w:val="00AA4832"/>
    <w:rsid w:val="00AA4BEF"/>
    <w:rsid w:val="00AB046C"/>
    <w:rsid w:val="00AB2A31"/>
    <w:rsid w:val="00AB345C"/>
    <w:rsid w:val="00AB5935"/>
    <w:rsid w:val="00AB728E"/>
    <w:rsid w:val="00AC0196"/>
    <w:rsid w:val="00AC245A"/>
    <w:rsid w:val="00AC25C2"/>
    <w:rsid w:val="00AC2EC5"/>
    <w:rsid w:val="00AC4D8C"/>
    <w:rsid w:val="00AD0847"/>
    <w:rsid w:val="00AD1276"/>
    <w:rsid w:val="00AD1E3B"/>
    <w:rsid w:val="00AD785D"/>
    <w:rsid w:val="00AD7F98"/>
    <w:rsid w:val="00AE07E7"/>
    <w:rsid w:val="00AF308A"/>
    <w:rsid w:val="00AF5C31"/>
    <w:rsid w:val="00AF67EE"/>
    <w:rsid w:val="00AF7957"/>
    <w:rsid w:val="00B01ACE"/>
    <w:rsid w:val="00B102C4"/>
    <w:rsid w:val="00B111E2"/>
    <w:rsid w:val="00B12E75"/>
    <w:rsid w:val="00B132F6"/>
    <w:rsid w:val="00B14B24"/>
    <w:rsid w:val="00B20186"/>
    <w:rsid w:val="00B20190"/>
    <w:rsid w:val="00B21DDD"/>
    <w:rsid w:val="00B22CA3"/>
    <w:rsid w:val="00B277BA"/>
    <w:rsid w:val="00B32D35"/>
    <w:rsid w:val="00B338EA"/>
    <w:rsid w:val="00B3397C"/>
    <w:rsid w:val="00B354D6"/>
    <w:rsid w:val="00B419E3"/>
    <w:rsid w:val="00B423A1"/>
    <w:rsid w:val="00B43A23"/>
    <w:rsid w:val="00B4411C"/>
    <w:rsid w:val="00B45608"/>
    <w:rsid w:val="00B45B18"/>
    <w:rsid w:val="00B46F75"/>
    <w:rsid w:val="00B542D6"/>
    <w:rsid w:val="00B579F2"/>
    <w:rsid w:val="00B57A64"/>
    <w:rsid w:val="00B60A3B"/>
    <w:rsid w:val="00B635AF"/>
    <w:rsid w:val="00B66187"/>
    <w:rsid w:val="00B66A7F"/>
    <w:rsid w:val="00B72287"/>
    <w:rsid w:val="00B767C0"/>
    <w:rsid w:val="00B807FE"/>
    <w:rsid w:val="00B824D8"/>
    <w:rsid w:val="00B85E5E"/>
    <w:rsid w:val="00B9354E"/>
    <w:rsid w:val="00B95B52"/>
    <w:rsid w:val="00BA2244"/>
    <w:rsid w:val="00BA4544"/>
    <w:rsid w:val="00BA495A"/>
    <w:rsid w:val="00BA520B"/>
    <w:rsid w:val="00BB23A4"/>
    <w:rsid w:val="00BB61A2"/>
    <w:rsid w:val="00BC012A"/>
    <w:rsid w:val="00BC0F00"/>
    <w:rsid w:val="00BC29C7"/>
    <w:rsid w:val="00BC6559"/>
    <w:rsid w:val="00BC6B05"/>
    <w:rsid w:val="00BD23EB"/>
    <w:rsid w:val="00BD4C48"/>
    <w:rsid w:val="00BE17EA"/>
    <w:rsid w:val="00BE3D8C"/>
    <w:rsid w:val="00BE59C6"/>
    <w:rsid w:val="00BE663D"/>
    <w:rsid w:val="00BF108B"/>
    <w:rsid w:val="00BF1AEA"/>
    <w:rsid w:val="00BF3946"/>
    <w:rsid w:val="00BF3CD0"/>
    <w:rsid w:val="00BF3FAD"/>
    <w:rsid w:val="00BF4EC6"/>
    <w:rsid w:val="00BF7963"/>
    <w:rsid w:val="00BF79B5"/>
    <w:rsid w:val="00C002AD"/>
    <w:rsid w:val="00C02195"/>
    <w:rsid w:val="00C030AC"/>
    <w:rsid w:val="00C0319C"/>
    <w:rsid w:val="00C042B5"/>
    <w:rsid w:val="00C04607"/>
    <w:rsid w:val="00C04BC4"/>
    <w:rsid w:val="00C04BD4"/>
    <w:rsid w:val="00C07BB4"/>
    <w:rsid w:val="00C11650"/>
    <w:rsid w:val="00C124D5"/>
    <w:rsid w:val="00C130FD"/>
    <w:rsid w:val="00C1456C"/>
    <w:rsid w:val="00C17A6F"/>
    <w:rsid w:val="00C26CE8"/>
    <w:rsid w:val="00C34D7F"/>
    <w:rsid w:val="00C36ED4"/>
    <w:rsid w:val="00C40724"/>
    <w:rsid w:val="00C42266"/>
    <w:rsid w:val="00C42319"/>
    <w:rsid w:val="00C435BB"/>
    <w:rsid w:val="00C44DDA"/>
    <w:rsid w:val="00C4597E"/>
    <w:rsid w:val="00C46388"/>
    <w:rsid w:val="00C47F95"/>
    <w:rsid w:val="00C533F4"/>
    <w:rsid w:val="00C55771"/>
    <w:rsid w:val="00C56271"/>
    <w:rsid w:val="00C60DC2"/>
    <w:rsid w:val="00C61112"/>
    <w:rsid w:val="00C634BA"/>
    <w:rsid w:val="00C64D09"/>
    <w:rsid w:val="00C660E3"/>
    <w:rsid w:val="00C66856"/>
    <w:rsid w:val="00C7070F"/>
    <w:rsid w:val="00C70DC6"/>
    <w:rsid w:val="00C7112D"/>
    <w:rsid w:val="00C762ED"/>
    <w:rsid w:val="00C76669"/>
    <w:rsid w:val="00C80BF9"/>
    <w:rsid w:val="00C81461"/>
    <w:rsid w:val="00C823A5"/>
    <w:rsid w:val="00C83641"/>
    <w:rsid w:val="00C83ADF"/>
    <w:rsid w:val="00C8651B"/>
    <w:rsid w:val="00C949B6"/>
    <w:rsid w:val="00CA09AA"/>
    <w:rsid w:val="00CA2C66"/>
    <w:rsid w:val="00CA3F11"/>
    <w:rsid w:val="00CA4ABA"/>
    <w:rsid w:val="00CA5295"/>
    <w:rsid w:val="00CA5BC8"/>
    <w:rsid w:val="00CB0B8E"/>
    <w:rsid w:val="00CB3ED0"/>
    <w:rsid w:val="00CB51B5"/>
    <w:rsid w:val="00CB6721"/>
    <w:rsid w:val="00CC42D2"/>
    <w:rsid w:val="00CC495D"/>
    <w:rsid w:val="00CC7849"/>
    <w:rsid w:val="00CD20D2"/>
    <w:rsid w:val="00CD3A93"/>
    <w:rsid w:val="00CD3F2C"/>
    <w:rsid w:val="00CE07A0"/>
    <w:rsid w:val="00CE4461"/>
    <w:rsid w:val="00CE632E"/>
    <w:rsid w:val="00CE74F0"/>
    <w:rsid w:val="00CE78A6"/>
    <w:rsid w:val="00CF5CF5"/>
    <w:rsid w:val="00CF675E"/>
    <w:rsid w:val="00D012A6"/>
    <w:rsid w:val="00D02BFB"/>
    <w:rsid w:val="00D030BE"/>
    <w:rsid w:val="00D04A80"/>
    <w:rsid w:val="00D04BD9"/>
    <w:rsid w:val="00D0507C"/>
    <w:rsid w:val="00D060A3"/>
    <w:rsid w:val="00D06F8A"/>
    <w:rsid w:val="00D07FA9"/>
    <w:rsid w:val="00D10774"/>
    <w:rsid w:val="00D11F02"/>
    <w:rsid w:val="00D12493"/>
    <w:rsid w:val="00D12865"/>
    <w:rsid w:val="00D1680C"/>
    <w:rsid w:val="00D169EF"/>
    <w:rsid w:val="00D174DD"/>
    <w:rsid w:val="00D17C54"/>
    <w:rsid w:val="00D22CD9"/>
    <w:rsid w:val="00D24773"/>
    <w:rsid w:val="00D2499C"/>
    <w:rsid w:val="00D25902"/>
    <w:rsid w:val="00D26A1C"/>
    <w:rsid w:val="00D26CFE"/>
    <w:rsid w:val="00D27AD6"/>
    <w:rsid w:val="00D307AF"/>
    <w:rsid w:val="00D30F7F"/>
    <w:rsid w:val="00D31856"/>
    <w:rsid w:val="00D34B3F"/>
    <w:rsid w:val="00D34B6A"/>
    <w:rsid w:val="00D34EE2"/>
    <w:rsid w:val="00D40496"/>
    <w:rsid w:val="00D40CC1"/>
    <w:rsid w:val="00D50407"/>
    <w:rsid w:val="00D50D65"/>
    <w:rsid w:val="00D60186"/>
    <w:rsid w:val="00D6153D"/>
    <w:rsid w:val="00D62FBD"/>
    <w:rsid w:val="00D6308F"/>
    <w:rsid w:val="00D6421C"/>
    <w:rsid w:val="00D646D8"/>
    <w:rsid w:val="00D64F60"/>
    <w:rsid w:val="00D65775"/>
    <w:rsid w:val="00D73A85"/>
    <w:rsid w:val="00D73E12"/>
    <w:rsid w:val="00D7794D"/>
    <w:rsid w:val="00D81457"/>
    <w:rsid w:val="00D82E66"/>
    <w:rsid w:val="00D85699"/>
    <w:rsid w:val="00D86EEA"/>
    <w:rsid w:val="00D87818"/>
    <w:rsid w:val="00D9189D"/>
    <w:rsid w:val="00D9517C"/>
    <w:rsid w:val="00D9633A"/>
    <w:rsid w:val="00D976B5"/>
    <w:rsid w:val="00D97ED6"/>
    <w:rsid w:val="00DA2E4F"/>
    <w:rsid w:val="00DA3803"/>
    <w:rsid w:val="00DA4111"/>
    <w:rsid w:val="00DA45BC"/>
    <w:rsid w:val="00DA629D"/>
    <w:rsid w:val="00DB109F"/>
    <w:rsid w:val="00DB44BD"/>
    <w:rsid w:val="00DB5974"/>
    <w:rsid w:val="00DC0147"/>
    <w:rsid w:val="00DC0DA3"/>
    <w:rsid w:val="00DC21B2"/>
    <w:rsid w:val="00DC2302"/>
    <w:rsid w:val="00DC28AC"/>
    <w:rsid w:val="00DC3C01"/>
    <w:rsid w:val="00DC3EAB"/>
    <w:rsid w:val="00DC6318"/>
    <w:rsid w:val="00DD06D7"/>
    <w:rsid w:val="00DD0D59"/>
    <w:rsid w:val="00DD1765"/>
    <w:rsid w:val="00DD255D"/>
    <w:rsid w:val="00DD5305"/>
    <w:rsid w:val="00DD74A3"/>
    <w:rsid w:val="00DE4EFF"/>
    <w:rsid w:val="00DE7D67"/>
    <w:rsid w:val="00DF062E"/>
    <w:rsid w:val="00DF355D"/>
    <w:rsid w:val="00DF718E"/>
    <w:rsid w:val="00DF74AA"/>
    <w:rsid w:val="00E00C18"/>
    <w:rsid w:val="00E0229E"/>
    <w:rsid w:val="00E03E04"/>
    <w:rsid w:val="00E10D4F"/>
    <w:rsid w:val="00E12E7D"/>
    <w:rsid w:val="00E17C82"/>
    <w:rsid w:val="00E20D63"/>
    <w:rsid w:val="00E22765"/>
    <w:rsid w:val="00E25C1E"/>
    <w:rsid w:val="00E3095D"/>
    <w:rsid w:val="00E327ED"/>
    <w:rsid w:val="00E32BC3"/>
    <w:rsid w:val="00E3386B"/>
    <w:rsid w:val="00E34CA7"/>
    <w:rsid w:val="00E35B40"/>
    <w:rsid w:val="00E40E8F"/>
    <w:rsid w:val="00E4539E"/>
    <w:rsid w:val="00E47E56"/>
    <w:rsid w:val="00E512E1"/>
    <w:rsid w:val="00E51C8C"/>
    <w:rsid w:val="00E52692"/>
    <w:rsid w:val="00E52CDB"/>
    <w:rsid w:val="00E52CE3"/>
    <w:rsid w:val="00E55401"/>
    <w:rsid w:val="00E56AA5"/>
    <w:rsid w:val="00E64B3B"/>
    <w:rsid w:val="00E6555D"/>
    <w:rsid w:val="00E70A2C"/>
    <w:rsid w:val="00E70FBE"/>
    <w:rsid w:val="00E719AE"/>
    <w:rsid w:val="00E73107"/>
    <w:rsid w:val="00E754F9"/>
    <w:rsid w:val="00E75D62"/>
    <w:rsid w:val="00E81F34"/>
    <w:rsid w:val="00E84A1F"/>
    <w:rsid w:val="00E90FB7"/>
    <w:rsid w:val="00E910AA"/>
    <w:rsid w:val="00E91B94"/>
    <w:rsid w:val="00E931FB"/>
    <w:rsid w:val="00E96244"/>
    <w:rsid w:val="00EA07EE"/>
    <w:rsid w:val="00EA0EDD"/>
    <w:rsid w:val="00EA1977"/>
    <w:rsid w:val="00EA1FD3"/>
    <w:rsid w:val="00EA52C5"/>
    <w:rsid w:val="00EC0D1C"/>
    <w:rsid w:val="00EC2C72"/>
    <w:rsid w:val="00EC317D"/>
    <w:rsid w:val="00EC7842"/>
    <w:rsid w:val="00ED508D"/>
    <w:rsid w:val="00EE3149"/>
    <w:rsid w:val="00EE31EB"/>
    <w:rsid w:val="00EE4C8A"/>
    <w:rsid w:val="00EE5B22"/>
    <w:rsid w:val="00EE6220"/>
    <w:rsid w:val="00EE748D"/>
    <w:rsid w:val="00EF02B1"/>
    <w:rsid w:val="00EF715A"/>
    <w:rsid w:val="00EF7ED5"/>
    <w:rsid w:val="00F014FF"/>
    <w:rsid w:val="00F031D0"/>
    <w:rsid w:val="00F05B4C"/>
    <w:rsid w:val="00F0731C"/>
    <w:rsid w:val="00F1056B"/>
    <w:rsid w:val="00F118C4"/>
    <w:rsid w:val="00F13E67"/>
    <w:rsid w:val="00F213FB"/>
    <w:rsid w:val="00F217CB"/>
    <w:rsid w:val="00F21A95"/>
    <w:rsid w:val="00F2653A"/>
    <w:rsid w:val="00F331C5"/>
    <w:rsid w:val="00F335DD"/>
    <w:rsid w:val="00F3378C"/>
    <w:rsid w:val="00F36EA4"/>
    <w:rsid w:val="00F41E05"/>
    <w:rsid w:val="00F442E4"/>
    <w:rsid w:val="00F451C5"/>
    <w:rsid w:val="00F462B0"/>
    <w:rsid w:val="00F502CC"/>
    <w:rsid w:val="00F53D01"/>
    <w:rsid w:val="00F636E9"/>
    <w:rsid w:val="00F72808"/>
    <w:rsid w:val="00F8223D"/>
    <w:rsid w:val="00F82E0C"/>
    <w:rsid w:val="00F86BAC"/>
    <w:rsid w:val="00F906EF"/>
    <w:rsid w:val="00F911C1"/>
    <w:rsid w:val="00F93596"/>
    <w:rsid w:val="00F974E1"/>
    <w:rsid w:val="00FA0BBC"/>
    <w:rsid w:val="00FA5B82"/>
    <w:rsid w:val="00FB3F72"/>
    <w:rsid w:val="00FB4683"/>
    <w:rsid w:val="00FB5774"/>
    <w:rsid w:val="00FB7A5F"/>
    <w:rsid w:val="00FB7CB9"/>
    <w:rsid w:val="00FC1196"/>
    <w:rsid w:val="00FC1BCD"/>
    <w:rsid w:val="00FC2078"/>
    <w:rsid w:val="00FC2B9F"/>
    <w:rsid w:val="00FC6A9D"/>
    <w:rsid w:val="00FD0038"/>
    <w:rsid w:val="00FE33BF"/>
    <w:rsid w:val="00FE35E8"/>
    <w:rsid w:val="00FE5553"/>
    <w:rsid w:val="00FF7B4E"/>
    <w:rsid w:val="00FF7F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FA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57"/>
    <w:pPr>
      <w:spacing w:after="200" w:line="276" w:lineRule="auto"/>
    </w:pPr>
    <w:rPr>
      <w:rFonts w:cs="Times New Roman"/>
      <w:sz w:val="22"/>
      <w:szCs w:val="22"/>
    </w:rPr>
  </w:style>
  <w:style w:type="paragraph" w:styleId="Heading1">
    <w:name w:val="heading 1"/>
    <w:basedOn w:val="Normal"/>
    <w:next w:val="Normal"/>
    <w:link w:val="Heading1Char"/>
    <w:uiPriority w:val="9"/>
    <w:qFormat/>
    <w:rsid w:val="00831954"/>
    <w:pPr>
      <w:keepNext/>
      <w:spacing w:before="240" w:after="60"/>
      <w:outlineLvl w:val="0"/>
    </w:pPr>
    <w:rPr>
      <w:rFonts w:ascii="Cambria" w:hAnsi="Cambria"/>
      <w:b/>
      <w:bCs/>
      <w:noProof/>
      <w:kern w:val="32"/>
      <w:sz w:val="32"/>
      <w:szCs w:val="3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31954"/>
    <w:rPr>
      <w:rFonts w:ascii="Cambria" w:hAnsi="Cambria" w:cs="Times New Roman"/>
      <w:b/>
      <w:bCs/>
      <w:noProof/>
      <w:kern w:val="32"/>
      <w:sz w:val="32"/>
      <w:szCs w:val="32"/>
      <w:lang w:val="id-ID" w:eastAsia="id-ID"/>
    </w:rPr>
  </w:style>
  <w:style w:type="paragraph" w:styleId="Footer">
    <w:name w:val="footer"/>
    <w:basedOn w:val="Normal"/>
    <w:link w:val="FooterChar"/>
    <w:uiPriority w:val="99"/>
    <w:unhideWhenUsed/>
    <w:rsid w:val="004D1EC8"/>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D1EC8"/>
    <w:rPr>
      <w:rFonts w:cs="Times New Roman"/>
    </w:rPr>
  </w:style>
  <w:style w:type="table" w:customStyle="1" w:styleId="TableGrid1">
    <w:name w:val="Table Grid1"/>
    <w:basedOn w:val="TableNormal"/>
    <w:next w:val="TableGrid"/>
    <w:uiPriority w:val="59"/>
    <w:rsid w:val="004D1EC8"/>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D1EC8"/>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D1EC8"/>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AA4B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Body of text,List Paragraph1,Body of text+1,Body of text+2,Body of text+3,List Paragraph11,Colorful List - Accent 11,HEADING 1,Medium Grid 1 - Accent 21,soal jawab,Body of textCxSp,List Paragraph Char Char Char,List Paragraph Char Char"/>
    <w:basedOn w:val="Normal"/>
    <w:link w:val="ListParagraphChar"/>
    <w:uiPriority w:val="34"/>
    <w:qFormat/>
    <w:rsid w:val="001D29D3"/>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soal jawab Char"/>
    <w:link w:val="ListParagraph"/>
    <w:uiPriority w:val="34"/>
    <w:qFormat/>
    <w:locked/>
    <w:rsid w:val="00D07FA9"/>
  </w:style>
  <w:style w:type="paragraph" w:customStyle="1" w:styleId="Default">
    <w:name w:val="Default"/>
    <w:rsid w:val="00D07FA9"/>
    <w:pPr>
      <w:autoSpaceDE w:val="0"/>
      <w:autoSpaceDN w:val="0"/>
      <w:adjustRightInd w:val="0"/>
    </w:pPr>
    <w:rPr>
      <w:rFonts w:ascii="Calisto MT" w:hAnsi="Calisto MT" w:cs="Calisto MT"/>
      <w:color w:val="000000"/>
      <w:sz w:val="24"/>
      <w:szCs w:val="24"/>
    </w:rPr>
  </w:style>
  <w:style w:type="paragraph" w:styleId="NoSpacing">
    <w:name w:val="No Spacing"/>
    <w:link w:val="NoSpacingChar"/>
    <w:uiPriority w:val="1"/>
    <w:qFormat/>
    <w:rsid w:val="00D07FA9"/>
    <w:rPr>
      <w:rFonts w:eastAsia="MS Minchofalt"/>
      <w:lang w:eastAsia="ja-JP"/>
    </w:rPr>
  </w:style>
  <w:style w:type="character" w:customStyle="1" w:styleId="NoSpacingChar">
    <w:name w:val="No Spacing Char"/>
    <w:link w:val="NoSpacing"/>
    <w:uiPriority w:val="1"/>
    <w:locked/>
    <w:rsid w:val="00D07FA9"/>
    <w:rPr>
      <w:rFonts w:eastAsia="MS Minchofalt"/>
      <w:lang w:eastAsia="ja-JP"/>
    </w:rPr>
  </w:style>
  <w:style w:type="paragraph" w:styleId="BodyTextIndent">
    <w:name w:val="Body Text Indent"/>
    <w:basedOn w:val="Normal"/>
    <w:link w:val="BodyTextIndentChar"/>
    <w:uiPriority w:val="99"/>
    <w:unhideWhenUsed/>
    <w:rsid w:val="00D07FA9"/>
    <w:pPr>
      <w:spacing w:after="120"/>
      <w:ind w:left="283"/>
    </w:pPr>
    <w:rPr>
      <w:sz w:val="20"/>
      <w:szCs w:val="20"/>
      <w:lang w:val="id-ID"/>
    </w:rPr>
  </w:style>
  <w:style w:type="character" w:customStyle="1" w:styleId="BodyTextIndentChar">
    <w:name w:val="Body Text Indent Char"/>
    <w:basedOn w:val="DefaultParagraphFont"/>
    <w:link w:val="BodyTextIndent"/>
    <w:uiPriority w:val="99"/>
    <w:locked/>
    <w:rsid w:val="00D07FA9"/>
    <w:rPr>
      <w:rFonts w:ascii="Calibri" w:hAnsi="Calibri" w:cs="Times New Roman"/>
      <w:lang w:val="id-ID"/>
    </w:rPr>
  </w:style>
  <w:style w:type="paragraph" w:styleId="NormalWeb">
    <w:name w:val="Normal (Web)"/>
    <w:basedOn w:val="Normal"/>
    <w:uiPriority w:val="99"/>
    <w:unhideWhenUsed/>
    <w:rsid w:val="00D07FA9"/>
    <w:pPr>
      <w:spacing w:before="100" w:beforeAutospacing="1" w:after="100" w:afterAutospacing="1" w:line="240" w:lineRule="auto"/>
    </w:pPr>
    <w:rPr>
      <w:rFonts w:ascii="Times New Roman" w:hAnsi="Times New Roman"/>
      <w:sz w:val="24"/>
      <w:szCs w:val="24"/>
      <w:lang w:val="id-ID" w:eastAsia="id-ID"/>
    </w:rPr>
  </w:style>
  <w:style w:type="character" w:customStyle="1" w:styleId="A5">
    <w:name w:val="A5"/>
    <w:uiPriority w:val="99"/>
    <w:rsid w:val="00D07FA9"/>
    <w:rPr>
      <w:color w:val="000000"/>
      <w:sz w:val="22"/>
    </w:rPr>
  </w:style>
  <w:style w:type="paragraph" w:customStyle="1" w:styleId="Pa189">
    <w:name w:val="Pa189"/>
    <w:basedOn w:val="Default"/>
    <w:next w:val="Default"/>
    <w:uiPriority w:val="99"/>
    <w:rsid w:val="00D07FA9"/>
    <w:pPr>
      <w:spacing w:line="221" w:lineRule="atLeast"/>
    </w:pPr>
    <w:rPr>
      <w:rFonts w:cs="Times New Roman"/>
      <w:color w:val="auto"/>
      <w:lang w:val="id-ID"/>
    </w:rPr>
  </w:style>
  <w:style w:type="paragraph" w:customStyle="1" w:styleId="Pa192">
    <w:name w:val="Pa192"/>
    <w:basedOn w:val="Default"/>
    <w:next w:val="Default"/>
    <w:uiPriority w:val="99"/>
    <w:rsid w:val="00D07FA9"/>
    <w:pPr>
      <w:spacing w:line="221" w:lineRule="atLeast"/>
    </w:pPr>
    <w:rPr>
      <w:rFonts w:cs="Times New Roman"/>
      <w:color w:val="auto"/>
      <w:lang w:val="id-ID"/>
    </w:rPr>
  </w:style>
  <w:style w:type="paragraph" w:customStyle="1" w:styleId="Pa10">
    <w:name w:val="Pa10"/>
    <w:basedOn w:val="Default"/>
    <w:next w:val="Default"/>
    <w:uiPriority w:val="99"/>
    <w:rsid w:val="00D07FA9"/>
    <w:pPr>
      <w:spacing w:line="221" w:lineRule="atLeast"/>
    </w:pPr>
    <w:rPr>
      <w:rFonts w:cs="Times New Roman"/>
      <w:color w:val="auto"/>
      <w:lang w:val="id-ID"/>
    </w:rPr>
  </w:style>
  <w:style w:type="paragraph" w:customStyle="1" w:styleId="Pa204">
    <w:name w:val="Pa204"/>
    <w:basedOn w:val="Default"/>
    <w:next w:val="Default"/>
    <w:uiPriority w:val="99"/>
    <w:rsid w:val="00D07FA9"/>
    <w:pPr>
      <w:spacing w:line="221" w:lineRule="atLeast"/>
    </w:pPr>
    <w:rPr>
      <w:rFonts w:cs="Times New Roman"/>
      <w:color w:val="auto"/>
      <w:lang w:val="id-ID"/>
    </w:rPr>
  </w:style>
  <w:style w:type="paragraph" w:customStyle="1" w:styleId="p0">
    <w:name w:val="p0"/>
    <w:basedOn w:val="Normal"/>
    <w:rsid w:val="00276922"/>
    <w:pPr>
      <w:spacing w:after="0" w:line="240" w:lineRule="auto"/>
      <w:jc w:val="both"/>
    </w:pPr>
    <w:rPr>
      <w:rFonts w:ascii="Arial" w:hAnsi="Arial" w:cs="Arial"/>
      <w:sz w:val="24"/>
      <w:szCs w:val="24"/>
    </w:rPr>
  </w:style>
  <w:style w:type="paragraph" w:styleId="Header">
    <w:name w:val="header"/>
    <w:basedOn w:val="Normal"/>
    <w:link w:val="HeaderChar"/>
    <w:uiPriority w:val="99"/>
    <w:unhideWhenUsed/>
    <w:rsid w:val="003E560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E5605"/>
    <w:rPr>
      <w:rFonts w:cs="Times New Roman"/>
    </w:rPr>
  </w:style>
  <w:style w:type="paragraph" w:customStyle="1" w:styleId="p16">
    <w:name w:val="p16"/>
    <w:basedOn w:val="Normal"/>
    <w:rsid w:val="00831954"/>
    <w:pPr>
      <w:spacing w:after="0" w:line="240" w:lineRule="auto"/>
      <w:ind w:left="720"/>
      <w:jc w:val="both"/>
    </w:pPr>
    <w:rPr>
      <w:rFonts w:ascii="Arial" w:hAnsi="Arial" w:cs="Arial"/>
      <w:sz w:val="24"/>
      <w:szCs w:val="24"/>
    </w:rPr>
  </w:style>
  <w:style w:type="paragraph" w:customStyle="1" w:styleId="p15">
    <w:name w:val="p15"/>
    <w:basedOn w:val="Normal"/>
    <w:rsid w:val="00831954"/>
    <w:pPr>
      <w:spacing w:line="273" w:lineRule="auto"/>
      <w:ind w:left="720"/>
      <w:jc w:val="both"/>
    </w:pPr>
    <w:rPr>
      <w:sz w:val="24"/>
      <w:szCs w:val="24"/>
    </w:rPr>
  </w:style>
  <w:style w:type="paragraph" w:styleId="BalloonText">
    <w:name w:val="Balloon Text"/>
    <w:basedOn w:val="Normal"/>
    <w:link w:val="BalloonTextChar"/>
    <w:uiPriority w:val="99"/>
    <w:rsid w:val="006933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locked/>
    <w:rsid w:val="006933E0"/>
    <w:rPr>
      <w:rFonts w:ascii="Segoe UI" w:hAnsi="Segoe UI" w:cs="Segoe UI"/>
      <w:sz w:val="18"/>
      <w:szCs w:val="18"/>
    </w:rPr>
  </w:style>
  <w:style w:type="paragraph" w:customStyle="1" w:styleId="a1">
    <w:name w:val="a1"/>
    <w:basedOn w:val="Normal"/>
    <w:qFormat/>
    <w:rsid w:val="002E0180"/>
    <w:pPr>
      <w:numPr>
        <w:numId w:val="1"/>
      </w:numPr>
      <w:spacing w:before="60" w:after="60" w:line="240" w:lineRule="auto"/>
    </w:pPr>
    <w:rPr>
      <w:rFonts w:ascii="Arial Narrow" w:eastAsia="MS Mincho" w:hAnsi="Arial Narrow"/>
      <w:noProof/>
      <w:lang w:val="id-ID" w:eastAsia="ja-JP"/>
    </w:rPr>
  </w:style>
  <w:style w:type="table" w:styleId="MediumList2-Accent1">
    <w:name w:val="Medium List 2 Accent 1"/>
    <w:basedOn w:val="TableNormal"/>
    <w:uiPriority w:val="66"/>
    <w:rsid w:val="001D0445"/>
    <w:rPr>
      <w:rFonts w:asciiTheme="majorHAnsi" w:eastAsiaTheme="majorEastAsia" w:hAnsiTheme="majorHAnsi" w:cstheme="majorBidi"/>
      <w:color w:val="000000" w:themeColor="text1"/>
      <w:sz w:val="22"/>
      <w:szCs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CommentReference">
    <w:name w:val="annotation reference"/>
    <w:basedOn w:val="DefaultParagraphFont"/>
    <w:uiPriority w:val="99"/>
    <w:semiHidden/>
    <w:unhideWhenUsed/>
    <w:rsid w:val="001915D6"/>
    <w:rPr>
      <w:sz w:val="16"/>
      <w:szCs w:val="16"/>
    </w:rPr>
  </w:style>
  <w:style w:type="paragraph" w:styleId="CommentText">
    <w:name w:val="annotation text"/>
    <w:basedOn w:val="Normal"/>
    <w:link w:val="CommentTextChar"/>
    <w:uiPriority w:val="99"/>
    <w:semiHidden/>
    <w:unhideWhenUsed/>
    <w:rsid w:val="001915D6"/>
    <w:pPr>
      <w:spacing w:line="240" w:lineRule="auto"/>
    </w:pPr>
    <w:rPr>
      <w:sz w:val="20"/>
      <w:szCs w:val="20"/>
    </w:rPr>
  </w:style>
  <w:style w:type="character" w:customStyle="1" w:styleId="CommentTextChar">
    <w:name w:val="Comment Text Char"/>
    <w:basedOn w:val="DefaultParagraphFont"/>
    <w:link w:val="CommentText"/>
    <w:uiPriority w:val="99"/>
    <w:semiHidden/>
    <w:rsid w:val="001915D6"/>
    <w:rPr>
      <w:rFonts w:cs="Times New Roman"/>
    </w:rPr>
  </w:style>
  <w:style w:type="paragraph" w:styleId="CommentSubject">
    <w:name w:val="annotation subject"/>
    <w:basedOn w:val="CommentText"/>
    <w:next w:val="CommentText"/>
    <w:link w:val="CommentSubjectChar"/>
    <w:uiPriority w:val="99"/>
    <w:semiHidden/>
    <w:unhideWhenUsed/>
    <w:rsid w:val="001915D6"/>
    <w:rPr>
      <w:b/>
      <w:bCs/>
    </w:rPr>
  </w:style>
  <w:style w:type="character" w:customStyle="1" w:styleId="CommentSubjectChar">
    <w:name w:val="Comment Subject Char"/>
    <w:basedOn w:val="CommentTextChar"/>
    <w:link w:val="CommentSubject"/>
    <w:uiPriority w:val="99"/>
    <w:semiHidden/>
    <w:rsid w:val="001915D6"/>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247065">
      <w:marLeft w:val="0"/>
      <w:marRight w:val="0"/>
      <w:marTop w:val="0"/>
      <w:marBottom w:val="0"/>
      <w:divBdr>
        <w:top w:val="none" w:sz="0" w:space="0" w:color="auto"/>
        <w:left w:val="none" w:sz="0" w:space="0" w:color="auto"/>
        <w:bottom w:val="none" w:sz="0" w:space="0" w:color="auto"/>
        <w:right w:val="none" w:sz="0" w:space="0" w:color="auto"/>
      </w:divBdr>
    </w:div>
    <w:div w:id="1022247066">
      <w:marLeft w:val="0"/>
      <w:marRight w:val="0"/>
      <w:marTop w:val="0"/>
      <w:marBottom w:val="0"/>
      <w:divBdr>
        <w:top w:val="none" w:sz="0" w:space="0" w:color="auto"/>
        <w:left w:val="none" w:sz="0" w:space="0" w:color="auto"/>
        <w:bottom w:val="none" w:sz="0" w:space="0" w:color="auto"/>
        <w:right w:val="none" w:sz="0" w:space="0" w:color="auto"/>
      </w:divBdr>
    </w:div>
    <w:div w:id="102224706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3274</Words>
  <Characters>18665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2023-01-28T11:36:00Z</dcterms:created>
  <dcterms:modified xsi:type="dcterms:W3CDTF">2025-07-25T09:28:00Z</dcterms:modified>
</cp:coreProperties>
</file>